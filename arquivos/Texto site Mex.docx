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F9DA8" w14:textId="66B98FC7" w:rsidR="004E4855" w:rsidRPr="00721B85" w:rsidRDefault="00F04B12" w:rsidP="001D072D">
      <w:pPr>
        <w:jc w:val="both"/>
        <w:rPr>
          <w:rFonts w:cstheme="minorHAnsi"/>
          <w:b/>
          <w:color w:val="E36C0A" w:themeColor="accent6" w:themeShade="BF"/>
          <w:sz w:val="32"/>
          <w:szCs w:val="24"/>
        </w:rPr>
      </w:pPr>
      <w:r w:rsidRPr="00721B85">
        <w:rPr>
          <w:rFonts w:cstheme="minorHAnsi"/>
          <w:b/>
          <w:color w:val="548DD4" w:themeColor="text2" w:themeTint="99"/>
          <w:sz w:val="32"/>
          <w:szCs w:val="24"/>
        </w:rPr>
        <w:t>BANNERS</w:t>
      </w:r>
      <w:r w:rsidR="0092287D" w:rsidRPr="00721B85">
        <w:rPr>
          <w:rFonts w:cstheme="minorHAnsi"/>
          <w:b/>
          <w:color w:val="548DD4" w:themeColor="text2" w:themeTint="99"/>
          <w:sz w:val="32"/>
          <w:szCs w:val="24"/>
        </w:rPr>
        <w:t xml:space="preserve"> TOP </w:t>
      </w:r>
      <w:del w:id="0" w:author="Fabiana Agnes" w:date="2018-12-12T10:44:00Z">
        <w:r w:rsidR="0092287D" w:rsidRPr="00721B85" w:rsidDel="00721B85">
          <w:rPr>
            <w:rFonts w:cstheme="minorHAnsi"/>
            <w:b/>
            <w:color w:val="FF0000"/>
            <w:sz w:val="32"/>
            <w:szCs w:val="24"/>
          </w:rPr>
          <w:delText>- CRIAR</w:delText>
        </w:r>
      </w:del>
    </w:p>
    <w:p w14:paraId="0EE5E2A4" w14:textId="77CDB130" w:rsidR="002C4BC4" w:rsidRPr="00721B85" w:rsidRDefault="002C4BC4" w:rsidP="0044784D">
      <w:pPr>
        <w:pStyle w:val="PargrafodaLista"/>
        <w:numPr>
          <w:ilvl w:val="0"/>
          <w:numId w:val="22"/>
        </w:numPr>
        <w:spacing w:after="0" w:line="240" w:lineRule="auto"/>
        <w:rPr>
          <w:rFonts w:eastAsia="Times New Roman" w:cstheme="minorHAnsi"/>
          <w:b/>
          <w:color w:val="212121"/>
          <w:sz w:val="28"/>
          <w:szCs w:val="28"/>
          <w:shd w:val="clear" w:color="auto" w:fill="FFFFFF"/>
        </w:rPr>
      </w:pPr>
      <w:proofErr w:type="spellStart"/>
      <w:r w:rsidRPr="00721B85">
        <w:rPr>
          <w:rFonts w:cstheme="minorHAnsi"/>
          <w:sz w:val="28"/>
          <w:szCs w:val="28"/>
        </w:rPr>
        <w:t>Mex</w:t>
      </w:r>
      <w:proofErr w:type="spellEnd"/>
      <w:r w:rsidRPr="00721B85">
        <w:rPr>
          <w:rFonts w:cstheme="minorHAnsi"/>
          <w:sz w:val="28"/>
          <w:szCs w:val="28"/>
        </w:rPr>
        <w:t xml:space="preserve"> é </w:t>
      </w:r>
      <w:r w:rsidRPr="00721B85">
        <w:rPr>
          <w:rFonts w:eastAsia="Times New Roman" w:cstheme="minorHAnsi"/>
          <w:b/>
          <w:color w:val="212121"/>
          <w:sz w:val="28"/>
          <w:szCs w:val="28"/>
          <w:shd w:val="clear" w:color="auto" w:fill="FFFFFF"/>
        </w:rPr>
        <w:t>inteligência operacional em escala</w:t>
      </w:r>
      <w:r w:rsidR="00461E29" w:rsidRPr="00721B85">
        <w:rPr>
          <w:rFonts w:eastAsia="Times New Roman" w:cstheme="minorHAnsi"/>
          <w:b/>
          <w:color w:val="212121"/>
          <w:sz w:val="28"/>
          <w:szCs w:val="28"/>
          <w:shd w:val="clear" w:color="auto" w:fill="FFFFFF"/>
        </w:rPr>
        <w:t xml:space="preserve"> para a sua central de atendimento</w:t>
      </w:r>
      <w:r w:rsidRPr="00721B85">
        <w:rPr>
          <w:rFonts w:eastAsia="Times New Roman" w:cstheme="minorHAnsi"/>
          <w:b/>
          <w:color w:val="212121"/>
          <w:sz w:val="28"/>
          <w:szCs w:val="28"/>
          <w:shd w:val="clear" w:color="auto" w:fill="FFFFFF"/>
        </w:rPr>
        <w:t xml:space="preserve"> </w:t>
      </w:r>
      <w:del w:id="1" w:author="Fabiana Agnes" w:date="2018-12-12T10:44:00Z">
        <w:r w:rsidR="00D220AC" w:rsidRPr="00721B85" w:rsidDel="00721B85">
          <w:rPr>
            <w:rFonts w:eastAsia="Times New Roman" w:cstheme="minorHAnsi"/>
            <w:color w:val="FF0000"/>
            <w:sz w:val="28"/>
            <w:szCs w:val="28"/>
            <w:shd w:val="clear" w:color="auto" w:fill="FFFFFF"/>
          </w:rPr>
          <w:delText>(com links âncora para textos)</w:delText>
        </w:r>
      </w:del>
    </w:p>
    <w:p w14:paraId="418D2A37" w14:textId="182376EC" w:rsidR="00761CD2" w:rsidRPr="00721B85" w:rsidRDefault="00761CD2" w:rsidP="00761CD2">
      <w:pPr>
        <w:pStyle w:val="PargrafodaLista"/>
        <w:numPr>
          <w:ilvl w:val="0"/>
          <w:numId w:val="22"/>
        </w:numPr>
        <w:rPr>
          <w:rFonts w:cstheme="minorHAnsi"/>
          <w:b/>
          <w:sz w:val="28"/>
          <w:szCs w:val="28"/>
        </w:rPr>
      </w:pPr>
      <w:r w:rsidRPr="00721B85">
        <w:rPr>
          <w:rFonts w:cstheme="minorHAnsi"/>
          <w:b/>
          <w:sz w:val="28"/>
          <w:szCs w:val="28"/>
        </w:rPr>
        <w:t>Incrementamos a qualidade para que a sua empresa vença</w:t>
      </w:r>
    </w:p>
    <w:p w14:paraId="7E65DEBB" w14:textId="1AC40A11" w:rsidR="00D220AC" w:rsidRPr="00721B85" w:rsidRDefault="003F1280" w:rsidP="00D220AC">
      <w:pPr>
        <w:pStyle w:val="PargrafodaLista"/>
        <w:numPr>
          <w:ilvl w:val="0"/>
          <w:numId w:val="22"/>
        </w:numPr>
        <w:rPr>
          <w:rFonts w:cstheme="minorHAnsi"/>
          <w:b/>
          <w:color w:val="000000" w:themeColor="text1"/>
          <w:sz w:val="28"/>
          <w:szCs w:val="28"/>
        </w:rPr>
      </w:pPr>
      <w:r w:rsidRPr="00721B85">
        <w:rPr>
          <w:rFonts w:cstheme="minorHAnsi"/>
          <w:b/>
          <w:i/>
          <w:color w:val="000000" w:themeColor="text1"/>
          <w:sz w:val="28"/>
          <w:szCs w:val="28"/>
        </w:rPr>
        <w:t xml:space="preserve">Speech </w:t>
      </w:r>
      <w:proofErr w:type="spellStart"/>
      <w:r w:rsidRPr="00721B85">
        <w:rPr>
          <w:rFonts w:cstheme="minorHAnsi"/>
          <w:b/>
          <w:i/>
          <w:color w:val="000000" w:themeColor="text1"/>
          <w:sz w:val="28"/>
          <w:szCs w:val="28"/>
        </w:rPr>
        <w:t>Analytics</w:t>
      </w:r>
      <w:proofErr w:type="spellEnd"/>
      <w:r w:rsidRPr="00721B8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r w:rsidR="00F7306D" w:rsidRPr="00721B85">
        <w:rPr>
          <w:rFonts w:cstheme="minorHAnsi"/>
          <w:b/>
          <w:color w:val="000000" w:themeColor="text1"/>
          <w:sz w:val="28"/>
          <w:szCs w:val="28"/>
        </w:rPr>
        <w:t>para impulsionar</w:t>
      </w:r>
      <w:r w:rsidRPr="00721B8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r w:rsidR="00761CD2" w:rsidRPr="00721B85">
        <w:rPr>
          <w:rFonts w:cstheme="minorHAnsi"/>
          <w:b/>
          <w:color w:val="000000" w:themeColor="text1"/>
          <w:sz w:val="28"/>
          <w:szCs w:val="28"/>
        </w:rPr>
        <w:t>os seus</w:t>
      </w:r>
      <w:r w:rsidR="00461E29" w:rsidRPr="00721B85">
        <w:rPr>
          <w:rFonts w:cstheme="minorHAnsi"/>
          <w:b/>
          <w:color w:val="000000" w:themeColor="text1"/>
          <w:sz w:val="28"/>
          <w:szCs w:val="28"/>
        </w:rPr>
        <w:t xml:space="preserve"> resultado</w:t>
      </w:r>
      <w:r w:rsidR="00761CD2" w:rsidRPr="00721B85">
        <w:rPr>
          <w:rFonts w:cstheme="minorHAnsi"/>
          <w:b/>
          <w:color w:val="000000" w:themeColor="text1"/>
          <w:sz w:val="28"/>
          <w:szCs w:val="28"/>
        </w:rPr>
        <w:t>s</w:t>
      </w:r>
    </w:p>
    <w:p w14:paraId="01EF1B09" w14:textId="00C560B0" w:rsidR="00FC4681" w:rsidRPr="00721B85" w:rsidRDefault="00FC4681" w:rsidP="001D072D">
      <w:pPr>
        <w:pStyle w:val="PargrafodaLista"/>
        <w:numPr>
          <w:ilvl w:val="0"/>
          <w:numId w:val="22"/>
        </w:numPr>
        <w:rPr>
          <w:rFonts w:cstheme="minorHAnsi"/>
          <w:b/>
          <w:sz w:val="28"/>
          <w:szCs w:val="28"/>
        </w:rPr>
      </w:pPr>
      <w:r w:rsidRPr="00721B85">
        <w:rPr>
          <w:rFonts w:cstheme="minorHAnsi"/>
          <w:b/>
          <w:sz w:val="28"/>
          <w:szCs w:val="28"/>
        </w:rPr>
        <w:t>Fi</w:t>
      </w:r>
      <w:r w:rsidR="004C4D47" w:rsidRPr="00721B85">
        <w:rPr>
          <w:rFonts w:cstheme="minorHAnsi"/>
          <w:b/>
          <w:sz w:val="28"/>
          <w:szCs w:val="28"/>
        </w:rPr>
        <w:t>camos de olh</w:t>
      </w:r>
      <w:r w:rsidR="001D072D" w:rsidRPr="00721B85">
        <w:rPr>
          <w:rFonts w:cstheme="minorHAnsi"/>
          <w:b/>
          <w:sz w:val="28"/>
          <w:szCs w:val="28"/>
        </w:rPr>
        <w:t>o nas interações do</w:t>
      </w:r>
      <w:r w:rsidR="001E0878" w:rsidRPr="00721B85">
        <w:rPr>
          <w:rFonts w:cstheme="minorHAnsi"/>
          <w:b/>
          <w:sz w:val="28"/>
          <w:szCs w:val="28"/>
        </w:rPr>
        <w:t>s</w:t>
      </w:r>
      <w:r w:rsidR="001D072D" w:rsidRPr="00721B85">
        <w:rPr>
          <w:rFonts w:cstheme="minorHAnsi"/>
          <w:b/>
          <w:sz w:val="28"/>
          <w:szCs w:val="28"/>
        </w:rPr>
        <w:t xml:space="preserve"> cliente</w:t>
      </w:r>
      <w:r w:rsidR="001E0878" w:rsidRPr="00721B85">
        <w:rPr>
          <w:rFonts w:cstheme="minorHAnsi"/>
          <w:b/>
          <w:sz w:val="28"/>
          <w:szCs w:val="28"/>
        </w:rPr>
        <w:t>s</w:t>
      </w:r>
      <w:r w:rsidR="001D072D" w:rsidRPr="00721B85">
        <w:rPr>
          <w:rFonts w:cstheme="minorHAnsi"/>
          <w:b/>
          <w:sz w:val="28"/>
          <w:szCs w:val="28"/>
        </w:rPr>
        <w:t xml:space="preserve"> com a sua marca</w:t>
      </w:r>
    </w:p>
    <w:p w14:paraId="7BB71C25" w14:textId="77777777" w:rsidR="001B4FC4" w:rsidRPr="00721B85" w:rsidRDefault="001B4FC4" w:rsidP="001D072D">
      <w:pPr>
        <w:rPr>
          <w:rFonts w:cstheme="minorHAnsi"/>
          <w:color w:val="FF0000"/>
          <w:sz w:val="24"/>
          <w:szCs w:val="24"/>
        </w:rPr>
      </w:pPr>
    </w:p>
    <w:p w14:paraId="66C074D3" w14:textId="15344A3F" w:rsidR="00761CD2" w:rsidRPr="00721B85" w:rsidRDefault="00F04B12" w:rsidP="001D072D">
      <w:pPr>
        <w:rPr>
          <w:rFonts w:cstheme="minorHAnsi"/>
          <w:b/>
          <w:color w:val="548DD4" w:themeColor="text2" w:themeTint="99"/>
          <w:sz w:val="40"/>
          <w:szCs w:val="32"/>
        </w:rPr>
      </w:pPr>
      <w:r w:rsidRPr="00721B85">
        <w:rPr>
          <w:rFonts w:cstheme="minorHAnsi"/>
          <w:b/>
          <w:color w:val="548DD4" w:themeColor="text2" w:themeTint="99"/>
          <w:sz w:val="32"/>
          <w:szCs w:val="24"/>
        </w:rPr>
        <w:t xml:space="preserve">QUEM </w:t>
      </w:r>
      <w:proofErr w:type="gramStart"/>
      <w:r w:rsidRPr="00721B85">
        <w:rPr>
          <w:rFonts w:cstheme="minorHAnsi"/>
          <w:b/>
          <w:color w:val="548DD4" w:themeColor="text2" w:themeTint="99"/>
          <w:sz w:val="32"/>
          <w:szCs w:val="24"/>
        </w:rPr>
        <w:t>SOMOS</w:t>
      </w:r>
      <w:proofErr w:type="gramEnd"/>
      <w:r w:rsidR="00D759D3" w:rsidRPr="00721B85">
        <w:rPr>
          <w:rFonts w:cstheme="minorHAnsi"/>
          <w:b/>
          <w:color w:val="548DD4" w:themeColor="text2" w:themeTint="99"/>
          <w:sz w:val="32"/>
          <w:szCs w:val="24"/>
        </w:rPr>
        <w:t xml:space="preserve"> </w:t>
      </w:r>
    </w:p>
    <w:p w14:paraId="2D84123F" w14:textId="1F7EA08B" w:rsidR="00F90EBF" w:rsidRPr="00721B85" w:rsidRDefault="000B1BA4" w:rsidP="000B1BA4">
      <w:pPr>
        <w:spacing w:after="0" w:line="240" w:lineRule="auto"/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2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</w:pPr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3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Somos a MEX, uma consultoria de </w:t>
      </w:r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4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incremento de resultados</w:t>
      </w:r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5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 e qualidade, que atua com metodologia adaptada às </w:t>
      </w:r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6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necessidades dos clientes</w:t>
      </w:r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7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, ancorada à consagrada </w:t>
      </w:r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8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plataforma de speech </w:t>
      </w:r>
      <w:proofErr w:type="spellStart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9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analytics</w:t>
      </w:r>
      <w:proofErr w:type="spellEnd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0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 </w:t>
      </w:r>
      <w:proofErr w:type="spellStart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1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Eureka</w:t>
      </w:r>
      <w:proofErr w:type="spellEnd"/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12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, da empresa americana </w:t>
      </w:r>
      <w:proofErr w:type="spellStart"/>
      <w:proofErr w:type="gramStart"/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13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CallMiner</w:t>
      </w:r>
      <w:proofErr w:type="spellEnd"/>
      <w:proofErr w:type="gramEnd"/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14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, que possibilita a </w:t>
      </w:r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5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captura em larga escala da voz dos consumidores (</w:t>
      </w:r>
      <w:proofErr w:type="spellStart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6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voice</w:t>
      </w:r>
      <w:proofErr w:type="spellEnd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7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 </w:t>
      </w:r>
      <w:proofErr w:type="spellStart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8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of</w:t>
      </w:r>
      <w:proofErr w:type="spellEnd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19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 </w:t>
      </w:r>
      <w:proofErr w:type="spellStart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20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customers</w:t>
      </w:r>
      <w:proofErr w:type="spellEnd"/>
      <w:r w:rsidRPr="00721B85">
        <w:rPr>
          <w:rFonts w:eastAsia="Times New Roman" w:cstheme="minorHAnsi"/>
          <w:b/>
          <w:color w:val="414141"/>
          <w:sz w:val="24"/>
          <w:szCs w:val="24"/>
          <w:shd w:val="clear" w:color="auto" w:fill="FFFFFF"/>
          <w:rPrChange w:id="21" w:author="Fabiana Agnes" w:date="2018-12-12T10:42:00Z">
            <w:rPr>
              <w:rFonts w:eastAsia="Times New Roman" w:cstheme="minorHAnsi"/>
              <w:b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>) e dos agentes.</w:t>
      </w:r>
    </w:p>
    <w:p w14:paraId="7A2D9530" w14:textId="77777777" w:rsidR="00F90EBF" w:rsidRPr="00721B85" w:rsidRDefault="00F90EBF" w:rsidP="00F90EBF">
      <w:pPr>
        <w:pStyle w:val="PargrafodaLista"/>
        <w:spacing w:after="0" w:line="240" w:lineRule="auto"/>
        <w:rPr>
          <w:rFonts w:cstheme="minorHAnsi"/>
          <w:sz w:val="24"/>
          <w:szCs w:val="24"/>
          <w:rPrChange w:id="2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5F0EE7F6" w14:textId="7ECE276A" w:rsidR="005C17B5" w:rsidRPr="00721B85" w:rsidRDefault="005C17B5" w:rsidP="005C17B5">
      <w:pPr>
        <w:pStyle w:val="PargrafodaLista"/>
        <w:spacing w:after="0" w:line="240" w:lineRule="auto"/>
        <w:rPr>
          <w:rFonts w:cstheme="minorHAnsi"/>
          <w:sz w:val="24"/>
          <w:szCs w:val="24"/>
          <w:rPrChange w:id="2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eastAsia="Times New Roman" w:cstheme="minorHAnsi"/>
          <w:color w:val="414141"/>
          <w:sz w:val="24"/>
          <w:szCs w:val="24"/>
          <w:shd w:val="clear" w:color="auto" w:fill="FFFFFF"/>
          <w:rPrChange w:id="24" w:author="Fabiana Agnes" w:date="2018-12-12T10:42:00Z">
            <w:rPr>
              <w:rFonts w:eastAsia="Times New Roman" w:cstheme="minorHAnsi"/>
              <w:color w:val="414141"/>
              <w:sz w:val="24"/>
              <w:szCs w:val="24"/>
              <w:highlight w:val="yellow"/>
              <w:shd w:val="clear" w:color="auto" w:fill="FFFFFF"/>
            </w:rPr>
          </w:rPrChange>
        </w:rPr>
        <w:t xml:space="preserve">                                           </w:t>
      </w:r>
    </w:p>
    <w:p w14:paraId="449F38F9" w14:textId="09867763" w:rsidR="00325B8F" w:rsidRPr="00721B85" w:rsidRDefault="000B1BA4" w:rsidP="00F04B12">
      <w:pPr>
        <w:rPr>
          <w:rFonts w:cstheme="minorHAnsi"/>
          <w:sz w:val="24"/>
          <w:szCs w:val="24"/>
          <w:rPrChange w:id="2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A MEX é uma empresa do Grupo Pines Inc., </w:t>
      </w:r>
      <w:proofErr w:type="gramStart"/>
      <w:r w:rsidRPr="00721B85">
        <w:rPr>
          <w:rFonts w:cstheme="minorHAnsi"/>
          <w:sz w:val="24"/>
          <w:szCs w:val="24"/>
          <w:rPrChange w:id="2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uma holding</w:t>
      </w:r>
      <w:proofErr w:type="gramEnd"/>
      <w:r w:rsidRPr="00721B85">
        <w:rPr>
          <w:rFonts w:cstheme="minorHAnsi"/>
          <w:sz w:val="24"/>
          <w:szCs w:val="24"/>
          <w:rPrChange w:id="2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de investimento e gestão fundada em 2013, sediada em São Paulo, e com uma atuação abrangente na América Latina. Tem como propósito transformar ideias em empresas rentáveis, sustentáveis e inovadoras.</w:t>
      </w:r>
    </w:p>
    <w:p w14:paraId="069EC2A5" w14:textId="77777777" w:rsidR="000B1BA4" w:rsidRPr="00721B85" w:rsidRDefault="000B1BA4" w:rsidP="00F04B12">
      <w:pPr>
        <w:rPr>
          <w:rFonts w:cstheme="minorHAnsi"/>
          <w:sz w:val="24"/>
          <w:szCs w:val="24"/>
          <w:rPrChange w:id="2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139DF7D4" w14:textId="61B30392" w:rsidR="000B1BA4" w:rsidRPr="00721B85" w:rsidRDefault="000B1BA4" w:rsidP="00F04B12">
      <w:pPr>
        <w:rPr>
          <w:rFonts w:cstheme="minorHAnsi"/>
          <w:b/>
          <w:sz w:val="24"/>
          <w:szCs w:val="24"/>
          <w:rPrChange w:id="30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31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Ícones:</w:t>
      </w:r>
    </w:p>
    <w:p w14:paraId="2B9CF386" w14:textId="39EB347D" w:rsidR="000B1BA4" w:rsidRPr="00721B85" w:rsidRDefault="000B1BA4" w:rsidP="00F04B12">
      <w:pPr>
        <w:rPr>
          <w:rFonts w:cstheme="minorHAnsi"/>
          <w:sz w:val="24"/>
          <w:szCs w:val="24"/>
          <w:rPrChange w:id="3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3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Incremento de </w:t>
      </w:r>
      <w:del w:id="34" w:author="Jéssica Evangelista" w:date="2018-12-06T17:56:00Z">
        <w:r w:rsidRPr="00721B85" w:rsidDel="00F27519">
          <w:rPr>
            <w:rFonts w:cstheme="minorHAnsi"/>
            <w:sz w:val="24"/>
            <w:szCs w:val="24"/>
            <w:rPrChange w:id="35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>performance</w:delText>
        </w:r>
      </w:del>
      <w:proofErr w:type="gramStart"/>
      <w:ins w:id="36" w:author="Jéssica Evangelista" w:date="2018-12-06T17:56:00Z">
        <w:r w:rsidR="00F27519" w:rsidRPr="00721B85">
          <w:rPr>
            <w:rFonts w:cstheme="minorHAnsi"/>
            <w:sz w:val="24"/>
            <w:szCs w:val="24"/>
            <w:rPrChange w:id="3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Performance</w:t>
        </w:r>
      </w:ins>
      <w:proofErr w:type="gramEnd"/>
    </w:p>
    <w:p w14:paraId="1DD71D95" w14:textId="0EFFD1F8" w:rsidR="000B1BA4" w:rsidRPr="00721B85" w:rsidRDefault="000B1BA4" w:rsidP="00F04B12">
      <w:pPr>
        <w:rPr>
          <w:rFonts w:cstheme="minorHAnsi"/>
          <w:sz w:val="24"/>
          <w:szCs w:val="24"/>
          <w:rPrChange w:id="3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3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Melhora de qualidade</w:t>
      </w:r>
    </w:p>
    <w:p w14:paraId="609698D8" w14:textId="0B7EC2FD" w:rsidR="000B1BA4" w:rsidRPr="00721B85" w:rsidRDefault="000B1BA4" w:rsidP="00F04B12">
      <w:pPr>
        <w:rPr>
          <w:rFonts w:cstheme="minorHAnsi"/>
          <w:sz w:val="24"/>
          <w:szCs w:val="24"/>
          <w:rPrChange w:id="4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4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Au</w:t>
      </w:r>
      <w:r w:rsidR="00EA738A" w:rsidRPr="00721B85">
        <w:rPr>
          <w:rFonts w:cstheme="minorHAnsi"/>
          <w:sz w:val="24"/>
          <w:szCs w:val="24"/>
          <w:rPrChange w:id="4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ditoria</w:t>
      </w:r>
      <w:r w:rsidRPr="00721B85">
        <w:rPr>
          <w:rFonts w:cstheme="minorHAnsi"/>
          <w:sz w:val="24"/>
          <w:szCs w:val="24"/>
          <w:rPrChange w:id="4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de processos</w:t>
      </w:r>
    </w:p>
    <w:p w14:paraId="21B5058C" w14:textId="7776A85F" w:rsidR="000B1BA4" w:rsidRPr="00721B85" w:rsidRDefault="000B1BA4" w:rsidP="00F04B12">
      <w:pPr>
        <w:rPr>
          <w:rFonts w:cstheme="minorHAnsi"/>
          <w:sz w:val="24"/>
          <w:szCs w:val="24"/>
          <w:rPrChange w:id="4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4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Redução de custos</w:t>
      </w:r>
    </w:p>
    <w:p w14:paraId="1B3C6836" w14:textId="53DF9465" w:rsidR="000B1BA4" w:rsidRPr="00721B85" w:rsidRDefault="000B1BA4" w:rsidP="00F04B12">
      <w:pPr>
        <w:rPr>
          <w:rFonts w:cstheme="minorHAnsi"/>
          <w:sz w:val="24"/>
          <w:szCs w:val="24"/>
        </w:rPr>
      </w:pPr>
      <w:r w:rsidRPr="00721B85">
        <w:rPr>
          <w:rFonts w:cstheme="minorHAnsi"/>
          <w:sz w:val="24"/>
          <w:szCs w:val="24"/>
          <w:rPrChange w:id="4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Satisfação do cliente</w:t>
      </w:r>
    </w:p>
    <w:p w14:paraId="39ED6772" w14:textId="77777777" w:rsidR="00F04B12" w:rsidRPr="00721B85" w:rsidRDefault="00F04B12" w:rsidP="006E2610">
      <w:pPr>
        <w:rPr>
          <w:rFonts w:cstheme="minorHAnsi"/>
          <w:sz w:val="24"/>
          <w:szCs w:val="24"/>
          <w:rPrChange w:id="47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143C1889" w14:textId="783F026C" w:rsidR="00D220AC" w:rsidRPr="00721B85" w:rsidRDefault="00F04B12" w:rsidP="006E2610">
      <w:pPr>
        <w:rPr>
          <w:rFonts w:cstheme="minorHAnsi"/>
          <w:b/>
          <w:color w:val="548DD4" w:themeColor="text2" w:themeTint="99"/>
          <w:sz w:val="32"/>
          <w:szCs w:val="32"/>
          <w:rPrChange w:id="48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49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 xml:space="preserve">NOSSAS </w:t>
      </w:r>
      <w:r w:rsidR="004C7481" w:rsidRPr="00721B85">
        <w:rPr>
          <w:rFonts w:cstheme="minorHAnsi"/>
          <w:b/>
          <w:color w:val="548DD4" w:themeColor="text2" w:themeTint="99"/>
          <w:sz w:val="32"/>
          <w:szCs w:val="32"/>
          <w:rPrChange w:id="50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ENTREGAS</w:t>
      </w:r>
    </w:p>
    <w:p w14:paraId="0E6FE201" w14:textId="658F4777" w:rsidR="004C7481" w:rsidRPr="00721B85" w:rsidRDefault="004C7481" w:rsidP="006E2610">
      <w:pPr>
        <w:rPr>
          <w:rFonts w:cstheme="minorHAnsi"/>
          <w:b/>
          <w:color w:val="548DD4" w:themeColor="text2" w:themeTint="99"/>
          <w:sz w:val="32"/>
          <w:szCs w:val="32"/>
          <w:rPrChange w:id="51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52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Sub</w:t>
      </w:r>
      <w:del w:id="53" w:author="Jéssica Evangelista" w:date="2018-12-06T17:58:00Z">
        <w:r w:rsidRPr="00721B85" w:rsidDel="00F27519">
          <w:rPr>
            <w:rFonts w:cstheme="minorHAnsi"/>
            <w:b/>
            <w:color w:val="548DD4" w:themeColor="text2" w:themeTint="99"/>
            <w:sz w:val="32"/>
            <w:szCs w:val="32"/>
            <w:rPrChange w:id="54" w:author="Fabiana Agnes" w:date="2018-12-12T10:42:00Z">
              <w:rPr>
                <w:rFonts w:cstheme="minorHAnsi"/>
                <w:b/>
                <w:color w:val="548DD4" w:themeColor="text2" w:themeTint="99"/>
                <w:sz w:val="32"/>
                <w:szCs w:val="32"/>
              </w:rPr>
            </w:rPrChange>
          </w:rPr>
          <w:delText xml:space="preserve"> </w:delText>
        </w:r>
      </w:del>
      <w:r w:rsidRPr="00721B85">
        <w:rPr>
          <w:rFonts w:cstheme="minorHAnsi"/>
          <w:b/>
          <w:color w:val="548DD4" w:themeColor="text2" w:themeTint="99"/>
          <w:sz w:val="32"/>
          <w:szCs w:val="32"/>
          <w:rPrChange w:id="55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título:</w:t>
      </w:r>
    </w:p>
    <w:p w14:paraId="4DB72D86" w14:textId="739B2594" w:rsidR="00761CD2" w:rsidRPr="00721B85" w:rsidRDefault="004C7481" w:rsidP="00761CD2">
      <w:pPr>
        <w:rPr>
          <w:rFonts w:cstheme="minorHAnsi"/>
          <w:b/>
          <w:sz w:val="28"/>
          <w:szCs w:val="28"/>
        </w:rPr>
      </w:pPr>
      <w:r w:rsidRPr="00721B85">
        <w:rPr>
          <w:rFonts w:cstheme="minorHAnsi"/>
          <w:b/>
          <w:sz w:val="28"/>
          <w:szCs w:val="28"/>
          <w:rPrChange w:id="56" w:author="Fabiana Agnes" w:date="2018-12-12T10:42:00Z">
            <w:rPr>
              <w:rFonts w:cstheme="minorHAnsi"/>
              <w:b/>
              <w:sz w:val="28"/>
              <w:szCs w:val="28"/>
              <w:highlight w:val="yellow"/>
            </w:rPr>
          </w:rPrChange>
        </w:rPr>
        <w:t xml:space="preserve">Projeto de incremento de </w:t>
      </w:r>
      <w:del w:id="57" w:author="Jéssica Evangelista" w:date="2018-12-06T17:58:00Z">
        <w:r w:rsidRPr="00721B85" w:rsidDel="00F27519">
          <w:rPr>
            <w:rFonts w:cstheme="minorHAnsi"/>
            <w:b/>
            <w:sz w:val="28"/>
            <w:szCs w:val="28"/>
            <w:rPrChange w:id="58" w:author="Fabiana Agnes" w:date="2018-12-12T10:42:00Z">
              <w:rPr>
                <w:rFonts w:cstheme="minorHAnsi"/>
                <w:b/>
                <w:sz w:val="28"/>
                <w:szCs w:val="28"/>
                <w:highlight w:val="yellow"/>
              </w:rPr>
            </w:rPrChange>
          </w:rPr>
          <w:delText xml:space="preserve">performance </w:delText>
        </w:r>
      </w:del>
      <w:proofErr w:type="gramStart"/>
      <w:ins w:id="59" w:author="Jéssica Evangelista" w:date="2018-12-06T17:58:00Z">
        <w:r w:rsidR="00F27519" w:rsidRPr="00721B85">
          <w:rPr>
            <w:rFonts w:cstheme="minorHAnsi"/>
            <w:b/>
            <w:sz w:val="28"/>
            <w:szCs w:val="28"/>
            <w:rPrChange w:id="60" w:author="Fabiana Agnes" w:date="2018-12-12T10:42:00Z">
              <w:rPr>
                <w:rFonts w:cstheme="minorHAnsi"/>
                <w:b/>
                <w:sz w:val="28"/>
                <w:szCs w:val="28"/>
                <w:highlight w:val="yellow"/>
              </w:rPr>
            </w:rPrChange>
          </w:rPr>
          <w:t>Performance</w:t>
        </w:r>
        <w:proofErr w:type="gramEnd"/>
        <w:r w:rsidR="00F27519" w:rsidRPr="00721B85">
          <w:rPr>
            <w:rFonts w:cstheme="minorHAnsi"/>
            <w:b/>
            <w:sz w:val="28"/>
            <w:szCs w:val="28"/>
            <w:rPrChange w:id="61" w:author="Fabiana Agnes" w:date="2018-12-12T10:42:00Z">
              <w:rPr>
                <w:rFonts w:cstheme="minorHAnsi"/>
                <w:b/>
                <w:sz w:val="28"/>
                <w:szCs w:val="28"/>
                <w:highlight w:val="yellow"/>
              </w:rPr>
            </w:rPrChange>
          </w:rPr>
          <w:t xml:space="preserve"> </w:t>
        </w:r>
      </w:ins>
      <w:r w:rsidRPr="00721B85">
        <w:rPr>
          <w:rFonts w:cstheme="minorHAnsi"/>
          <w:b/>
          <w:sz w:val="28"/>
          <w:szCs w:val="28"/>
          <w:rPrChange w:id="62" w:author="Fabiana Agnes" w:date="2018-12-12T10:42:00Z">
            <w:rPr>
              <w:rFonts w:cstheme="minorHAnsi"/>
              <w:b/>
              <w:sz w:val="28"/>
              <w:szCs w:val="28"/>
              <w:highlight w:val="yellow"/>
            </w:rPr>
          </w:rPrChange>
        </w:rPr>
        <w:t>de negócios.</w:t>
      </w:r>
    </w:p>
    <w:p w14:paraId="7249B9F7" w14:textId="77777777" w:rsidR="00EA738A" w:rsidRPr="00721B85" w:rsidRDefault="00EA738A" w:rsidP="00761CD2">
      <w:pPr>
        <w:rPr>
          <w:rFonts w:cstheme="minorHAnsi"/>
          <w:b/>
          <w:sz w:val="28"/>
          <w:szCs w:val="28"/>
        </w:rPr>
      </w:pPr>
    </w:p>
    <w:p w14:paraId="64E56396" w14:textId="77777777" w:rsidR="004C7481" w:rsidRPr="00721B85" w:rsidRDefault="001B4FC4" w:rsidP="002C4DD7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  <w:rPrChange w:id="6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64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V</w:t>
      </w:r>
      <w:r w:rsidR="00F02992" w:rsidRPr="00721B85">
        <w:rPr>
          <w:rFonts w:cstheme="minorHAnsi"/>
          <w:b/>
          <w:sz w:val="24"/>
          <w:szCs w:val="24"/>
          <w:rPrChange w:id="65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endas</w:t>
      </w:r>
      <w:proofErr w:type="gramStart"/>
      <w:r w:rsidR="00F02992" w:rsidRPr="00721B85">
        <w:rPr>
          <w:rFonts w:cstheme="minorHAnsi"/>
          <w:b/>
          <w:sz w:val="24"/>
          <w:szCs w:val="24"/>
          <w:rPrChange w:id="66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 xml:space="preserve">  </w:t>
      </w:r>
    </w:p>
    <w:p w14:paraId="5DE29235" w14:textId="388BF84E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6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proofErr w:type="gramEnd"/>
      <w:r w:rsidRPr="00721B85">
        <w:rPr>
          <w:rFonts w:cstheme="minorHAnsi"/>
          <w:sz w:val="24"/>
          <w:szCs w:val="24"/>
          <w:rPrChange w:id="6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Nos processos comerciais feitos através de interações telefônicas, </w:t>
      </w:r>
      <w:del w:id="69" w:author="Jéssica Evangelista" w:date="2018-12-06T17:59:00Z">
        <w:r w:rsidRPr="00721B85" w:rsidDel="00F27519">
          <w:rPr>
            <w:rFonts w:cstheme="minorHAnsi"/>
            <w:sz w:val="24"/>
            <w:szCs w:val="24"/>
            <w:rPrChange w:id="70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otimizar </w:delText>
        </w:r>
      </w:del>
      <w:proofErr w:type="gramStart"/>
      <w:ins w:id="71" w:author="Jéssica Evangelista" w:date="2018-12-06T17:59:00Z">
        <w:r w:rsidR="00F27519" w:rsidRPr="00721B85">
          <w:rPr>
            <w:rFonts w:cstheme="minorHAnsi"/>
            <w:sz w:val="24"/>
            <w:szCs w:val="24"/>
            <w:rPrChange w:id="72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otimizamos</w:t>
        </w:r>
        <w:proofErr w:type="gramEnd"/>
        <w:r w:rsidR="00F27519" w:rsidRPr="00721B85">
          <w:rPr>
            <w:rFonts w:cstheme="minorHAnsi"/>
            <w:sz w:val="24"/>
            <w:szCs w:val="24"/>
            <w:rPrChange w:id="73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 </w:t>
        </w:r>
      </w:ins>
      <w:r w:rsidRPr="00721B85">
        <w:rPr>
          <w:rFonts w:cstheme="minorHAnsi"/>
          <w:sz w:val="24"/>
          <w:szCs w:val="24"/>
          <w:rPrChange w:id="7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o desempenho do agente e da operação</w:t>
      </w:r>
      <w:del w:id="75" w:author="Jéssica Evangelista" w:date="2018-12-06T17:59:00Z">
        <w:r w:rsidRPr="00721B85" w:rsidDel="00F27519">
          <w:rPr>
            <w:rFonts w:cstheme="minorHAnsi"/>
            <w:sz w:val="24"/>
            <w:szCs w:val="24"/>
            <w:rPrChange w:id="76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 tem</w:delText>
        </w:r>
      </w:del>
      <w:ins w:id="77" w:author="Jéssica Evangelista" w:date="2018-12-06T17:59:00Z">
        <w:r w:rsidR="00F27519" w:rsidRPr="00721B85">
          <w:rPr>
            <w:rFonts w:cstheme="minorHAnsi"/>
            <w:sz w:val="24"/>
            <w:szCs w:val="24"/>
            <w:rPrChange w:id="78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, com</w:t>
        </w:r>
      </w:ins>
      <w:r w:rsidRPr="00721B85">
        <w:rPr>
          <w:rFonts w:cstheme="minorHAnsi"/>
          <w:sz w:val="24"/>
          <w:szCs w:val="24"/>
          <w:rPrChange w:id="7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impacto direto nas receitas. Entender o que está acontecendo em suas interações de vendas</w:t>
      </w:r>
      <w:proofErr w:type="gramStart"/>
      <w:ins w:id="80" w:author="Jéssica Evangelista" w:date="2018-12-06T18:00:00Z">
        <w:r w:rsidR="00F27519" w:rsidRPr="00721B85">
          <w:rPr>
            <w:rFonts w:cstheme="minorHAnsi"/>
            <w:sz w:val="24"/>
            <w:szCs w:val="24"/>
            <w:rPrChange w:id="81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,</w:t>
        </w:r>
      </w:ins>
      <w:r w:rsidRPr="00721B85">
        <w:rPr>
          <w:rFonts w:cstheme="minorHAnsi"/>
          <w:sz w:val="24"/>
          <w:szCs w:val="24"/>
          <w:rPrChange w:id="8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é</w:t>
      </w:r>
      <w:proofErr w:type="gramEnd"/>
      <w:ins w:id="83" w:author="Jéssica Evangelista" w:date="2018-12-06T18:00:00Z">
        <w:r w:rsidR="00F27519" w:rsidRPr="00721B85">
          <w:rPr>
            <w:rFonts w:cstheme="minorHAnsi"/>
            <w:sz w:val="24"/>
            <w:szCs w:val="24"/>
            <w:rPrChange w:id="84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 a</w:t>
        </w:r>
      </w:ins>
      <w:r w:rsidRPr="00721B85">
        <w:rPr>
          <w:rFonts w:cstheme="minorHAnsi"/>
          <w:sz w:val="24"/>
          <w:szCs w:val="24"/>
          <w:rPrChange w:id="8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chave para desvendar oportunidades imediatas </w:t>
      </w:r>
      <w:del w:id="86" w:author="Jéssica Evangelista" w:date="2018-12-06T18:00:00Z">
        <w:r w:rsidRPr="00721B85" w:rsidDel="00F27519">
          <w:rPr>
            <w:rFonts w:cstheme="minorHAnsi"/>
            <w:sz w:val="24"/>
            <w:szCs w:val="24"/>
            <w:rPrChange w:id="8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para </w:delText>
        </w:r>
      </w:del>
      <w:ins w:id="88" w:author="Jéssica Evangelista" w:date="2018-12-06T18:00:00Z">
        <w:r w:rsidR="00F27519" w:rsidRPr="00721B85">
          <w:rPr>
            <w:rFonts w:cstheme="minorHAnsi"/>
            <w:sz w:val="24"/>
            <w:szCs w:val="24"/>
            <w:rPrChange w:id="89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e </w:t>
        </w:r>
      </w:ins>
      <w:r w:rsidRPr="00721B85">
        <w:rPr>
          <w:rFonts w:cstheme="minorHAnsi"/>
          <w:sz w:val="24"/>
          <w:szCs w:val="24"/>
          <w:rPrChange w:id="9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aumentar suas vendas. Analisamos os comportamentos e atividades que levam a vendas bem sucedidas e apoiamos a disseminação dessas boas práticas para toda a equipe de vendas.</w:t>
      </w:r>
    </w:p>
    <w:p w14:paraId="71E4D198" w14:textId="77777777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9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56D56D62" w14:textId="7691E7AD" w:rsidR="001B4FC4" w:rsidRPr="00721B85" w:rsidRDefault="001B4FC4" w:rsidP="00EA738A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  <w:rPrChange w:id="9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93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C</w:t>
      </w:r>
      <w:r w:rsidR="00F02992" w:rsidRPr="00721B85">
        <w:rPr>
          <w:rFonts w:cstheme="minorHAnsi"/>
          <w:b/>
          <w:sz w:val="24"/>
          <w:szCs w:val="24"/>
          <w:rPrChange w:id="94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obrança</w:t>
      </w:r>
      <w:r w:rsidR="00F02992" w:rsidRPr="00721B85">
        <w:rPr>
          <w:rFonts w:cstheme="minorHAnsi"/>
          <w:sz w:val="24"/>
          <w:szCs w:val="24"/>
          <w:rPrChange w:id="9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br/>
      </w:r>
      <w:r w:rsidR="00EA738A" w:rsidRPr="00721B85">
        <w:rPr>
          <w:rFonts w:cstheme="minorHAnsi"/>
          <w:sz w:val="24"/>
          <w:szCs w:val="24"/>
          <w:rPrChange w:id="9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A análise das interações de cobrança pode ajudar a mitigar os riscos de não conformidade da operação, melhorar o desempenho do agente e aumentar as taxas de recuperação. Oferecemos soluções de monitoramento de conformidade e incremento de desempenho para empresas de qualquer porte: de operações de cobrança de grandes empresas a pequenas agências.</w:t>
      </w:r>
    </w:p>
    <w:p w14:paraId="11701B6A" w14:textId="77777777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9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14D86D87" w14:textId="573414DB" w:rsidR="00EA738A" w:rsidRPr="00721B85" w:rsidRDefault="001B4FC4" w:rsidP="00EA738A">
      <w:pPr>
        <w:pStyle w:val="PargrafodaLista"/>
        <w:numPr>
          <w:ilvl w:val="0"/>
          <w:numId w:val="24"/>
        </w:numPr>
        <w:rPr>
          <w:rFonts w:cstheme="minorHAnsi"/>
          <w:b/>
          <w:sz w:val="24"/>
          <w:szCs w:val="24"/>
          <w:rPrChange w:id="98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99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A</w:t>
      </w:r>
      <w:r w:rsidR="00F02992" w:rsidRPr="00721B85">
        <w:rPr>
          <w:rFonts w:cstheme="minorHAnsi"/>
          <w:b/>
          <w:sz w:val="24"/>
          <w:szCs w:val="24"/>
          <w:rPrChange w:id="100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tendimento</w:t>
      </w:r>
      <w:r w:rsidR="00F02992" w:rsidRPr="00721B85">
        <w:rPr>
          <w:rFonts w:cstheme="minorHAnsi"/>
          <w:sz w:val="24"/>
          <w:szCs w:val="24"/>
          <w:rPrChange w:id="10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br/>
      </w:r>
      <w:r w:rsidR="00EA738A" w:rsidRPr="00721B85">
        <w:rPr>
          <w:rFonts w:cstheme="minorHAnsi"/>
          <w:sz w:val="24"/>
          <w:szCs w:val="24"/>
          <w:rPrChange w:id="10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Administrar um </w:t>
      </w:r>
      <w:proofErr w:type="spellStart"/>
      <w:ins w:id="103" w:author="Jéssica Evangelista" w:date="2018-12-06T18:04:00Z">
        <w:r w:rsidR="00D840B9" w:rsidRPr="00721B85">
          <w:rPr>
            <w:rFonts w:cstheme="minorHAnsi"/>
            <w:sz w:val="24"/>
            <w:szCs w:val="24"/>
            <w:rPrChange w:id="104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C</w:t>
        </w:r>
      </w:ins>
      <w:del w:id="105" w:author="Jéssica Evangelista" w:date="2018-12-06T18:04:00Z">
        <w:r w:rsidR="00EA738A" w:rsidRPr="00721B85" w:rsidDel="00D840B9">
          <w:rPr>
            <w:rFonts w:cstheme="minorHAnsi"/>
            <w:sz w:val="24"/>
            <w:szCs w:val="24"/>
            <w:rPrChange w:id="106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>c</w:delText>
        </w:r>
      </w:del>
      <w:r w:rsidR="00EA738A" w:rsidRPr="00721B85">
        <w:rPr>
          <w:rFonts w:cstheme="minorHAnsi"/>
          <w:sz w:val="24"/>
          <w:szCs w:val="24"/>
          <w:rPrChange w:id="10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all</w:t>
      </w:r>
      <w:proofErr w:type="spellEnd"/>
      <w:r w:rsidR="00EA738A" w:rsidRPr="00721B85">
        <w:rPr>
          <w:rFonts w:cstheme="minorHAnsi"/>
          <w:sz w:val="24"/>
          <w:szCs w:val="24"/>
          <w:rPrChange w:id="10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  <w:del w:id="109" w:author="Jéssica Evangelista" w:date="2018-12-06T18:04:00Z">
        <w:r w:rsidR="00EA738A" w:rsidRPr="00721B85" w:rsidDel="00D840B9">
          <w:rPr>
            <w:rFonts w:cstheme="minorHAnsi"/>
            <w:sz w:val="24"/>
            <w:szCs w:val="24"/>
            <w:rPrChange w:id="110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>center</w:delText>
        </w:r>
      </w:del>
      <w:ins w:id="111" w:author="Jéssica Evangelista" w:date="2018-12-06T18:04:00Z">
        <w:r w:rsidR="00D840B9" w:rsidRPr="00721B85">
          <w:rPr>
            <w:rFonts w:cstheme="minorHAnsi"/>
            <w:sz w:val="24"/>
            <w:szCs w:val="24"/>
            <w:rPrChange w:id="112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Center</w:t>
        </w:r>
      </w:ins>
      <w:r w:rsidR="00EA738A" w:rsidRPr="00721B85">
        <w:rPr>
          <w:rFonts w:cstheme="minorHAnsi"/>
          <w:sz w:val="24"/>
          <w:szCs w:val="24"/>
          <w:rPrChange w:id="11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implica em um conjunto único de desafios, desde altos níveis de atrito, custos crescentes e clientes exigentes. Estamos aptos a apoiar nossos clientes em todos os aspectos cotidianos da operação, </w:t>
      </w:r>
      <w:del w:id="114" w:author="Jéssica Evangelista" w:date="2018-12-06T18:05:00Z">
        <w:r w:rsidR="00EA738A" w:rsidRPr="00721B85" w:rsidDel="00D840B9">
          <w:rPr>
            <w:rFonts w:cstheme="minorHAnsi"/>
            <w:sz w:val="24"/>
            <w:szCs w:val="24"/>
            <w:rPrChange w:id="115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através </w:delText>
        </w:r>
      </w:del>
      <w:ins w:id="116" w:author="Jéssica Evangelista" w:date="2018-12-06T18:05:00Z">
        <w:r w:rsidR="00D840B9" w:rsidRPr="00721B85">
          <w:rPr>
            <w:rFonts w:cstheme="minorHAnsi"/>
            <w:sz w:val="24"/>
            <w:szCs w:val="24"/>
            <w:rPrChange w:id="11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por meio </w:t>
        </w:r>
      </w:ins>
      <w:r w:rsidR="00EA738A" w:rsidRPr="00721B85">
        <w:rPr>
          <w:rFonts w:cstheme="minorHAnsi"/>
          <w:sz w:val="24"/>
          <w:szCs w:val="24"/>
          <w:rPrChange w:id="11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do monitoramento de até 100% de todas as chamadas telefônicas automaticamente. Proporcionamos avançada análise dessas interações para treinar melhor os agentes, obter insights sobre produtos e serviços, reduzir custos e melhorar a experiência dos clientes finais.</w:t>
      </w:r>
    </w:p>
    <w:p w14:paraId="1FC24AFD" w14:textId="77777777" w:rsidR="00EA738A" w:rsidRPr="00721B85" w:rsidRDefault="00EA738A" w:rsidP="00EA738A">
      <w:pPr>
        <w:pStyle w:val="PargrafodaLista"/>
        <w:rPr>
          <w:rFonts w:cstheme="minorHAnsi"/>
          <w:b/>
          <w:sz w:val="24"/>
          <w:szCs w:val="24"/>
          <w:rPrChange w:id="119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</w:pPr>
    </w:p>
    <w:p w14:paraId="75783626" w14:textId="77777777" w:rsidR="00EA738A" w:rsidRPr="00721B85" w:rsidRDefault="00EA738A" w:rsidP="00EA738A">
      <w:pPr>
        <w:pStyle w:val="PargrafodaLista"/>
        <w:rPr>
          <w:rFonts w:cstheme="minorHAnsi"/>
          <w:b/>
          <w:sz w:val="24"/>
          <w:szCs w:val="24"/>
          <w:rPrChange w:id="120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</w:pPr>
    </w:p>
    <w:p w14:paraId="1D3386B6" w14:textId="4A691C5F" w:rsidR="00F02992" w:rsidRPr="00721B85" w:rsidRDefault="001B4FC4" w:rsidP="00EA738A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  <w:rPrChange w:id="12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122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R</w:t>
      </w:r>
      <w:r w:rsidR="00F02992" w:rsidRPr="00721B85">
        <w:rPr>
          <w:rFonts w:cstheme="minorHAnsi"/>
          <w:b/>
          <w:sz w:val="24"/>
          <w:szCs w:val="24"/>
          <w:rPrChange w:id="123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entabilização</w:t>
      </w:r>
      <w:r w:rsidR="00F02992" w:rsidRPr="00721B85">
        <w:rPr>
          <w:rFonts w:cstheme="minorHAnsi"/>
          <w:sz w:val="24"/>
          <w:szCs w:val="24"/>
          <w:rPrChange w:id="12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br/>
      </w:r>
      <w:r w:rsidR="00EA738A" w:rsidRPr="00721B85">
        <w:rPr>
          <w:rFonts w:cstheme="minorHAnsi"/>
          <w:sz w:val="24"/>
          <w:szCs w:val="24"/>
          <w:rPrChange w:id="12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Apoiamos nossos clientes nos desafios relativos ao gerenciamento do equilíbrio entre </w:t>
      </w:r>
      <w:del w:id="126" w:author="Jéssica Evangelista" w:date="2018-12-06T18:06:00Z">
        <w:r w:rsidR="00EA738A" w:rsidRPr="00721B85" w:rsidDel="00D840B9">
          <w:rPr>
            <w:rFonts w:cstheme="minorHAnsi"/>
            <w:sz w:val="24"/>
            <w:szCs w:val="24"/>
            <w:rPrChange w:id="12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entre </w:delText>
        </w:r>
      </w:del>
      <w:proofErr w:type="spellStart"/>
      <w:r w:rsidR="00EA738A" w:rsidRPr="00721B85">
        <w:rPr>
          <w:rFonts w:cstheme="minorHAnsi"/>
          <w:sz w:val="24"/>
          <w:szCs w:val="24"/>
          <w:rPrChange w:id="12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up</w:t>
      </w:r>
      <w:proofErr w:type="spellEnd"/>
      <w:r w:rsidR="00EA738A" w:rsidRPr="00721B85">
        <w:rPr>
          <w:rFonts w:cstheme="minorHAnsi"/>
          <w:sz w:val="24"/>
          <w:szCs w:val="24"/>
          <w:rPrChange w:id="12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/</w:t>
      </w:r>
      <w:proofErr w:type="spellStart"/>
      <w:r w:rsidR="00EA738A" w:rsidRPr="00721B85">
        <w:rPr>
          <w:rFonts w:cstheme="minorHAnsi"/>
          <w:sz w:val="24"/>
          <w:szCs w:val="24"/>
          <w:rPrChange w:id="13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cross</w:t>
      </w:r>
      <w:proofErr w:type="spellEnd"/>
      <w:r w:rsidR="00EA738A" w:rsidRPr="00721B85">
        <w:rPr>
          <w:rFonts w:cstheme="minorHAnsi"/>
          <w:sz w:val="24"/>
          <w:szCs w:val="24"/>
          <w:rPrChange w:id="13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  <w:proofErr w:type="spellStart"/>
      <w:proofErr w:type="gramStart"/>
      <w:r w:rsidR="00EA738A" w:rsidRPr="00721B85">
        <w:rPr>
          <w:rFonts w:cstheme="minorHAnsi"/>
          <w:sz w:val="24"/>
          <w:szCs w:val="24"/>
          <w:rPrChange w:id="13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sales</w:t>
      </w:r>
      <w:proofErr w:type="spellEnd"/>
      <w:proofErr w:type="gramEnd"/>
      <w:r w:rsidR="00EA738A" w:rsidRPr="00721B85">
        <w:rPr>
          <w:rFonts w:cstheme="minorHAnsi"/>
          <w:sz w:val="24"/>
          <w:szCs w:val="24"/>
          <w:rPrChange w:id="13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e satisfação do cliente. Rastreamos ofertas feitas, aceitas e rejeitadas. Identificamos as causas da aceitação e/ou rejeição das ofertas. Aumentamos as tentativas de </w:t>
      </w:r>
      <w:proofErr w:type="spellStart"/>
      <w:r w:rsidR="00EA738A" w:rsidRPr="00721B85">
        <w:rPr>
          <w:rFonts w:cstheme="minorHAnsi"/>
          <w:sz w:val="24"/>
          <w:szCs w:val="24"/>
          <w:rPrChange w:id="13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up</w:t>
      </w:r>
      <w:proofErr w:type="spellEnd"/>
      <w:r w:rsidR="00EA738A" w:rsidRPr="00721B85">
        <w:rPr>
          <w:rFonts w:cstheme="minorHAnsi"/>
          <w:sz w:val="24"/>
          <w:szCs w:val="24"/>
          <w:rPrChange w:id="13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  <w:proofErr w:type="spellStart"/>
      <w:r w:rsidR="00EA738A" w:rsidRPr="00721B85">
        <w:rPr>
          <w:rFonts w:cstheme="minorHAnsi"/>
          <w:sz w:val="24"/>
          <w:szCs w:val="24"/>
          <w:rPrChange w:id="13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sell</w:t>
      </w:r>
      <w:proofErr w:type="spellEnd"/>
      <w:r w:rsidR="00EA738A" w:rsidRPr="00721B85">
        <w:rPr>
          <w:rFonts w:cstheme="minorHAnsi"/>
          <w:sz w:val="24"/>
          <w:szCs w:val="24"/>
          <w:rPrChange w:id="13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e de </w:t>
      </w:r>
      <w:proofErr w:type="spellStart"/>
      <w:r w:rsidR="00EA738A" w:rsidRPr="00721B85">
        <w:rPr>
          <w:rFonts w:cstheme="minorHAnsi"/>
          <w:sz w:val="24"/>
          <w:szCs w:val="24"/>
          <w:rPrChange w:id="13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cross</w:t>
      </w:r>
      <w:proofErr w:type="spellEnd"/>
      <w:r w:rsidR="00EA738A" w:rsidRPr="00721B85">
        <w:rPr>
          <w:rFonts w:cstheme="minorHAnsi"/>
          <w:sz w:val="24"/>
          <w:szCs w:val="24"/>
          <w:rPrChange w:id="13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  <w:proofErr w:type="spellStart"/>
      <w:r w:rsidR="00EA738A" w:rsidRPr="00721B85">
        <w:rPr>
          <w:rFonts w:cstheme="minorHAnsi"/>
          <w:sz w:val="24"/>
          <w:szCs w:val="24"/>
          <w:rPrChange w:id="14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sell</w:t>
      </w:r>
      <w:proofErr w:type="spellEnd"/>
      <w:r w:rsidR="00EA738A" w:rsidRPr="00721B85">
        <w:rPr>
          <w:rFonts w:cstheme="minorHAnsi"/>
          <w:sz w:val="24"/>
          <w:szCs w:val="24"/>
          <w:rPrChange w:id="14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. Como resultante dessas ações, vem o melhor desempenho de vendas e o incremento de receita.</w:t>
      </w:r>
    </w:p>
    <w:p w14:paraId="5D821515" w14:textId="77777777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14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75037CB1" w14:textId="779F0C80" w:rsidR="001B4FC4" w:rsidRPr="00721B85" w:rsidRDefault="001B4FC4" w:rsidP="00EA738A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  <w:rPrChange w:id="14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144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R</w:t>
      </w:r>
      <w:r w:rsidR="00F02992" w:rsidRPr="00721B85">
        <w:rPr>
          <w:rFonts w:cstheme="minorHAnsi"/>
          <w:b/>
          <w:sz w:val="24"/>
          <w:szCs w:val="24"/>
          <w:rPrChange w:id="145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etenção</w:t>
      </w:r>
      <w:r w:rsidR="00F02992" w:rsidRPr="00721B85">
        <w:rPr>
          <w:rFonts w:cstheme="minorHAnsi"/>
          <w:sz w:val="24"/>
          <w:szCs w:val="24"/>
          <w:rPrChange w:id="14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br/>
      </w:r>
      <w:r w:rsidR="00EA738A" w:rsidRPr="00721B85">
        <w:rPr>
          <w:rFonts w:cstheme="minorHAnsi"/>
          <w:sz w:val="24"/>
          <w:szCs w:val="24"/>
          <w:rPrChange w:id="14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A análise dos contatos dos clientes através da nossa plataforma os transforma em informações significativas que podem ser usadas para melhorar </w:t>
      </w:r>
      <w:del w:id="148" w:author="Jéssica Evangelista" w:date="2018-12-06T18:07:00Z">
        <w:r w:rsidR="00EA738A" w:rsidRPr="00721B85" w:rsidDel="00D840B9">
          <w:rPr>
            <w:rFonts w:cstheme="minorHAnsi"/>
            <w:sz w:val="24"/>
            <w:szCs w:val="24"/>
            <w:rPrChange w:id="149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a </w:delText>
        </w:r>
      </w:del>
      <w:ins w:id="150" w:author="Jéssica Evangelista" w:date="2018-12-06T18:07:00Z">
        <w:r w:rsidR="00D840B9" w:rsidRPr="00721B85">
          <w:rPr>
            <w:rFonts w:cstheme="minorHAnsi"/>
            <w:sz w:val="24"/>
            <w:szCs w:val="24"/>
            <w:rPrChange w:id="151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suas </w:t>
        </w:r>
      </w:ins>
      <w:r w:rsidR="00EA738A" w:rsidRPr="00721B85">
        <w:rPr>
          <w:rFonts w:cstheme="minorHAnsi"/>
          <w:sz w:val="24"/>
          <w:szCs w:val="24"/>
          <w:rPrChange w:id="15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experiência</w:t>
      </w:r>
      <w:ins w:id="153" w:author="Jéssica Evangelista" w:date="2018-12-06T18:07:00Z">
        <w:r w:rsidR="00D840B9" w:rsidRPr="00721B85">
          <w:rPr>
            <w:rFonts w:cstheme="minorHAnsi"/>
            <w:sz w:val="24"/>
            <w:szCs w:val="24"/>
            <w:rPrChange w:id="154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s</w:t>
        </w:r>
      </w:ins>
      <w:r w:rsidR="00EA738A" w:rsidRPr="00721B85">
        <w:rPr>
          <w:rFonts w:cstheme="minorHAnsi"/>
          <w:sz w:val="24"/>
          <w:szCs w:val="24"/>
          <w:rPrChange w:id="15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  <w:del w:id="156" w:author="Jéssica Evangelista" w:date="2018-12-06T18:07:00Z">
        <w:r w:rsidR="00EA738A" w:rsidRPr="00721B85" w:rsidDel="00D840B9">
          <w:rPr>
            <w:rFonts w:cstheme="minorHAnsi"/>
            <w:sz w:val="24"/>
            <w:szCs w:val="24"/>
            <w:rPrChange w:id="15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dos mesmos </w:delText>
        </w:r>
      </w:del>
      <w:r w:rsidR="00EA738A" w:rsidRPr="00721B85">
        <w:rPr>
          <w:rFonts w:cstheme="minorHAnsi"/>
          <w:sz w:val="24"/>
          <w:szCs w:val="24"/>
          <w:rPrChange w:id="15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e o desempenho do agente. Fornecemos informações relevantes sobre todos os aspectos de vendas, marketing, atendimento ao cliente e operações, evidenciando quais clientes estão em risco </w:t>
      </w:r>
      <w:r w:rsidR="00EA738A" w:rsidRPr="00721B85">
        <w:rPr>
          <w:rFonts w:cstheme="minorHAnsi"/>
          <w:sz w:val="24"/>
          <w:szCs w:val="24"/>
          <w:rPrChange w:id="15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lastRenderedPageBreak/>
        <w:t xml:space="preserve">de cancelamento dos serviços. Apoiamos, igualmente, as operações de retenção de cliente e de reversão de cancelamentos, trazendo à tona as melhores práticas em termos de </w:t>
      </w:r>
      <w:del w:id="160" w:author="Jéssica Evangelista" w:date="2018-12-06T18:08:00Z">
        <w:r w:rsidR="00EA738A" w:rsidRPr="00721B85" w:rsidDel="00D840B9">
          <w:rPr>
            <w:rFonts w:cstheme="minorHAnsi"/>
            <w:sz w:val="24"/>
            <w:szCs w:val="24"/>
            <w:rPrChange w:id="161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 xml:space="preserve">performance </w:delText>
        </w:r>
      </w:del>
      <w:proofErr w:type="gramStart"/>
      <w:ins w:id="162" w:author="Jéssica Evangelista" w:date="2018-12-06T18:08:00Z">
        <w:r w:rsidR="00D840B9" w:rsidRPr="00721B85">
          <w:rPr>
            <w:rFonts w:cstheme="minorHAnsi"/>
            <w:sz w:val="24"/>
            <w:szCs w:val="24"/>
            <w:rPrChange w:id="163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Performance</w:t>
        </w:r>
        <w:proofErr w:type="gramEnd"/>
        <w:r w:rsidR="00D840B9" w:rsidRPr="00721B85">
          <w:rPr>
            <w:rFonts w:cstheme="minorHAnsi"/>
            <w:sz w:val="24"/>
            <w:szCs w:val="24"/>
            <w:rPrChange w:id="164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 xml:space="preserve"> </w:t>
        </w:r>
      </w:ins>
      <w:r w:rsidR="00EA738A" w:rsidRPr="00721B85">
        <w:rPr>
          <w:rFonts w:cstheme="minorHAnsi"/>
          <w:sz w:val="24"/>
          <w:szCs w:val="24"/>
          <w:rPrChange w:id="16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e disseminando essas práticas para a operação como um todo.</w:t>
      </w:r>
    </w:p>
    <w:p w14:paraId="1D197149" w14:textId="77777777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16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3A991077" w14:textId="77777777" w:rsidR="00EA738A" w:rsidRPr="00721B85" w:rsidRDefault="00EA738A" w:rsidP="00EA738A">
      <w:pPr>
        <w:pStyle w:val="PargrafodaLista"/>
        <w:rPr>
          <w:rFonts w:cstheme="minorHAnsi"/>
          <w:sz w:val="24"/>
          <w:szCs w:val="24"/>
          <w:rPrChange w:id="16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</w:p>
    <w:p w14:paraId="5654A79F" w14:textId="7D806888" w:rsidR="00F02992" w:rsidRPr="00721B85" w:rsidRDefault="001B4FC4" w:rsidP="00EA738A">
      <w:pPr>
        <w:pStyle w:val="PargrafodaLista"/>
        <w:numPr>
          <w:ilvl w:val="0"/>
          <w:numId w:val="24"/>
        </w:numPr>
        <w:rPr>
          <w:rFonts w:cstheme="minorHAnsi"/>
          <w:color w:val="000000" w:themeColor="text1"/>
          <w:sz w:val="24"/>
          <w:szCs w:val="24"/>
          <w:rPrChange w:id="168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169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I</w:t>
      </w:r>
      <w:r w:rsidR="00F02992" w:rsidRPr="00721B85">
        <w:rPr>
          <w:rFonts w:cstheme="minorHAnsi"/>
          <w:b/>
          <w:sz w:val="24"/>
          <w:szCs w:val="24"/>
          <w:rPrChange w:id="170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 xml:space="preserve">nsights </w:t>
      </w:r>
      <w:r w:rsidR="00354179" w:rsidRPr="00721B85">
        <w:rPr>
          <w:rFonts w:cstheme="minorHAnsi"/>
          <w:b/>
          <w:sz w:val="24"/>
          <w:szCs w:val="24"/>
          <w:rPrChange w:id="171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 xml:space="preserve">de </w:t>
      </w:r>
      <w:r w:rsidR="00F02992" w:rsidRPr="00721B85">
        <w:rPr>
          <w:rFonts w:cstheme="minorHAnsi"/>
          <w:b/>
          <w:sz w:val="24"/>
          <w:szCs w:val="24"/>
          <w:rPrChange w:id="172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negócio</w:t>
      </w:r>
      <w:r w:rsidR="00F848D9" w:rsidRPr="00721B85">
        <w:rPr>
          <w:rFonts w:cstheme="minorHAnsi"/>
          <w:b/>
          <w:sz w:val="24"/>
          <w:szCs w:val="24"/>
          <w:rPrChange w:id="173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s</w:t>
      </w:r>
      <w:r w:rsidR="00F02992" w:rsidRPr="00721B85">
        <w:rPr>
          <w:rFonts w:cstheme="minorHAnsi"/>
          <w:sz w:val="24"/>
          <w:szCs w:val="24"/>
          <w:rPrChange w:id="17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br/>
      </w:r>
      <w:proofErr w:type="gramStart"/>
      <w:r w:rsidR="00EA738A" w:rsidRPr="00721B85">
        <w:rPr>
          <w:rFonts w:cstheme="minorHAnsi"/>
          <w:color w:val="000000" w:themeColor="text1"/>
          <w:sz w:val="24"/>
          <w:szCs w:val="24"/>
          <w:rPrChange w:id="175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É</w:t>
      </w:r>
      <w:proofErr w:type="gramEnd"/>
      <w:r w:rsidR="00EA738A" w:rsidRPr="00721B85">
        <w:rPr>
          <w:rFonts w:cstheme="minorHAnsi"/>
          <w:color w:val="000000" w:themeColor="text1"/>
          <w:sz w:val="24"/>
          <w:szCs w:val="24"/>
          <w:rPrChange w:id="176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extremamente poderosa a possibilidade de analisar até 100% das interações dos seus clientes com sua empresa. Nossa plataforma permite extrair e analisar informações </w:t>
      </w:r>
      <w:del w:id="177" w:author="Jéssica Evangelista" w:date="2018-12-06T18:09:00Z">
        <w:r w:rsidR="00EA738A" w:rsidRPr="00721B85" w:rsidDel="00D840B9">
          <w:rPr>
            <w:rFonts w:cstheme="minorHAnsi"/>
            <w:color w:val="000000" w:themeColor="text1"/>
            <w:sz w:val="24"/>
            <w:szCs w:val="24"/>
            <w:rPrChange w:id="178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delText xml:space="preserve">extremamente </w:delText>
        </w:r>
      </w:del>
      <w:r w:rsidR="00EA738A" w:rsidRPr="00721B85">
        <w:rPr>
          <w:rFonts w:cstheme="minorHAnsi"/>
          <w:color w:val="000000" w:themeColor="text1"/>
          <w:sz w:val="24"/>
          <w:szCs w:val="24"/>
          <w:rPrChange w:id="179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úteis para o negócio, tais como citações aos concorrentes, feedbacks dos clientes sobre produtos e ofertas, impacto da comunicação institucional e de vendas, sugestões de inovação de processos, satisfação ou insatisfação com a jornada percorrida, enfim, o potencial de captura de insights permitido por nossa plataforma é quase inesgotável.</w:t>
      </w:r>
    </w:p>
    <w:p w14:paraId="69A4EF8C" w14:textId="77777777" w:rsidR="001B4FC4" w:rsidRPr="00721B85" w:rsidRDefault="001B4FC4" w:rsidP="00F02992">
      <w:pPr>
        <w:rPr>
          <w:rFonts w:cstheme="minorHAnsi"/>
          <w:sz w:val="24"/>
          <w:szCs w:val="24"/>
        </w:rPr>
      </w:pPr>
    </w:p>
    <w:p w14:paraId="0D2D4894" w14:textId="77777777" w:rsidR="004C7481" w:rsidRPr="00721B85" w:rsidRDefault="004C7481" w:rsidP="004C7481">
      <w:pPr>
        <w:rPr>
          <w:rFonts w:cstheme="minorHAnsi"/>
          <w:b/>
          <w:color w:val="548DD4" w:themeColor="text2" w:themeTint="99"/>
          <w:sz w:val="32"/>
          <w:szCs w:val="32"/>
          <w:rPrChange w:id="180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181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Sub</w:t>
      </w:r>
      <w:del w:id="182" w:author="Jéssica Evangelista" w:date="2018-12-06T18:09:00Z">
        <w:r w:rsidRPr="00721B85" w:rsidDel="00D840B9">
          <w:rPr>
            <w:rFonts w:cstheme="minorHAnsi"/>
            <w:b/>
            <w:color w:val="548DD4" w:themeColor="text2" w:themeTint="99"/>
            <w:sz w:val="32"/>
            <w:szCs w:val="32"/>
            <w:rPrChange w:id="183" w:author="Fabiana Agnes" w:date="2018-12-12T10:42:00Z">
              <w:rPr>
                <w:rFonts w:cstheme="minorHAnsi"/>
                <w:b/>
                <w:color w:val="548DD4" w:themeColor="text2" w:themeTint="99"/>
                <w:sz w:val="32"/>
                <w:szCs w:val="32"/>
              </w:rPr>
            </w:rPrChange>
          </w:rPr>
          <w:delText xml:space="preserve"> </w:delText>
        </w:r>
      </w:del>
      <w:r w:rsidRPr="00721B85">
        <w:rPr>
          <w:rFonts w:cstheme="minorHAnsi"/>
          <w:b/>
          <w:color w:val="548DD4" w:themeColor="text2" w:themeTint="99"/>
          <w:sz w:val="32"/>
          <w:szCs w:val="32"/>
          <w:rPrChange w:id="184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título:</w:t>
      </w:r>
    </w:p>
    <w:p w14:paraId="08AF5130" w14:textId="51392D1E" w:rsidR="00F02992" w:rsidRPr="00721B85" w:rsidRDefault="004C7481" w:rsidP="00F02992">
      <w:pPr>
        <w:rPr>
          <w:rFonts w:cstheme="minorHAnsi"/>
          <w:sz w:val="24"/>
          <w:szCs w:val="24"/>
          <w:rPrChange w:id="18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8"/>
          <w:szCs w:val="24"/>
          <w:rPrChange w:id="186" w:author="Fabiana Agnes" w:date="2018-12-12T10:42:00Z">
            <w:rPr>
              <w:rFonts w:cstheme="minorHAnsi"/>
              <w:b/>
              <w:sz w:val="28"/>
              <w:szCs w:val="24"/>
              <w:highlight w:val="yellow"/>
            </w:rPr>
          </w:rPrChange>
        </w:rPr>
        <w:t>Projetos de transformação dos modelos de monitoria e auditoria de qualidade.</w:t>
      </w:r>
    </w:p>
    <w:p w14:paraId="4D187FAA" w14:textId="77777777" w:rsidR="00A05A1A" w:rsidRPr="00721B85" w:rsidRDefault="00A05A1A" w:rsidP="00F02992">
      <w:pPr>
        <w:rPr>
          <w:rFonts w:cstheme="minorHAnsi"/>
          <w:b/>
          <w:szCs w:val="24"/>
          <w:rPrChange w:id="187" w:author="Fabiana Agnes" w:date="2018-12-12T10:42:00Z">
            <w:rPr>
              <w:rFonts w:cstheme="minorHAnsi"/>
              <w:b/>
              <w:szCs w:val="24"/>
              <w:highlight w:val="yellow"/>
            </w:rPr>
          </w:rPrChange>
        </w:rPr>
      </w:pPr>
    </w:p>
    <w:p w14:paraId="65A5F679" w14:textId="29136DDC" w:rsidR="009B1C1B" w:rsidRPr="00721B85" w:rsidRDefault="004C7481" w:rsidP="00F02992">
      <w:pPr>
        <w:rPr>
          <w:rFonts w:cstheme="minorHAnsi"/>
          <w:b/>
          <w:color w:val="FF0000"/>
          <w:sz w:val="28"/>
          <w:szCs w:val="32"/>
          <w:rPrChange w:id="188" w:author="Fabiana Agnes" w:date="2018-12-12T10:42:00Z">
            <w:rPr>
              <w:rFonts w:cstheme="minorHAnsi"/>
              <w:b/>
              <w:color w:val="FF0000"/>
              <w:sz w:val="28"/>
              <w:szCs w:val="32"/>
            </w:rPr>
          </w:rPrChange>
        </w:rPr>
      </w:pPr>
      <w:r w:rsidRPr="00721B85">
        <w:rPr>
          <w:rFonts w:cstheme="minorHAnsi"/>
          <w:b/>
          <w:sz w:val="28"/>
          <w:szCs w:val="32"/>
          <w:rPrChange w:id="189" w:author="Fabiana Agnes" w:date="2018-12-12T10:42:00Z">
            <w:rPr>
              <w:rFonts w:cstheme="minorHAnsi"/>
              <w:b/>
              <w:sz w:val="28"/>
              <w:szCs w:val="32"/>
              <w:highlight w:val="yellow"/>
            </w:rPr>
          </w:rPrChange>
        </w:rPr>
        <w:t>Modelo de monitoria usual:</w:t>
      </w:r>
      <w:r w:rsidR="00D725FC" w:rsidRPr="00721B85">
        <w:rPr>
          <w:rFonts w:cstheme="minorHAnsi"/>
          <w:b/>
          <w:sz w:val="28"/>
          <w:szCs w:val="32"/>
        </w:rPr>
        <w:t xml:space="preserve"> </w:t>
      </w:r>
      <w:del w:id="190" w:author="Fabiana Agnes" w:date="2018-12-12T10:44:00Z">
        <w:r w:rsidR="00D725FC" w:rsidRPr="00721B85" w:rsidDel="00721B85">
          <w:rPr>
            <w:rFonts w:cstheme="minorHAnsi"/>
            <w:b/>
            <w:color w:val="FF0000"/>
            <w:sz w:val="28"/>
            <w:szCs w:val="32"/>
            <w:rPrChange w:id="191" w:author="Fabiana Agnes" w:date="2018-12-12T10:42:00Z">
              <w:rPr>
                <w:rFonts w:cstheme="minorHAnsi"/>
                <w:b/>
                <w:color w:val="FF0000"/>
                <w:sz w:val="28"/>
                <w:szCs w:val="32"/>
              </w:rPr>
            </w:rPrChange>
          </w:rPr>
          <w:delText>(box)</w:delText>
        </w:r>
      </w:del>
    </w:p>
    <w:p w14:paraId="1CE1D3DA" w14:textId="1A06EF29" w:rsidR="00CB4639" w:rsidDel="00721B85" w:rsidRDefault="00721B85" w:rsidP="00F02992">
      <w:pPr>
        <w:rPr>
          <w:del w:id="192" w:author="Fabiana Agnes" w:date="2018-12-12T10:44:00Z"/>
          <w:rFonts w:cstheme="minorHAnsi"/>
          <w:b/>
          <w:color w:val="FF0000"/>
          <w:sz w:val="24"/>
          <w:szCs w:val="24"/>
          <w:u w:val="single"/>
        </w:rPr>
      </w:pPr>
      <w:ins w:id="193" w:author="Fabiana Agnes" w:date="2018-12-12T10:44:00Z">
        <w:r w:rsidRPr="00CF680B">
          <w:rPr>
            <w:rFonts w:cstheme="minorHAnsi"/>
            <w:b/>
            <w:color w:val="FF0000"/>
            <w:sz w:val="24"/>
            <w:szCs w:val="24"/>
            <w:u w:val="single"/>
          </w:rPr>
          <w:t>Gráfico</w:t>
        </w:r>
      </w:ins>
    </w:p>
    <w:p w14:paraId="1711C692" w14:textId="77777777" w:rsidR="00721B85" w:rsidRPr="00721B85" w:rsidRDefault="00721B85" w:rsidP="00F02992">
      <w:pPr>
        <w:rPr>
          <w:ins w:id="194" w:author="Fabiana Agnes" w:date="2018-12-12T10:44:00Z"/>
          <w:rFonts w:cstheme="minorHAnsi"/>
          <w:b/>
          <w:sz w:val="28"/>
          <w:szCs w:val="32"/>
          <w:rPrChange w:id="195" w:author="Fabiana Agnes" w:date="2018-12-12T10:42:00Z">
            <w:rPr>
              <w:ins w:id="196" w:author="Fabiana Agnes" w:date="2018-12-12T10:44:00Z"/>
              <w:rFonts w:cstheme="minorHAnsi"/>
              <w:b/>
              <w:sz w:val="28"/>
              <w:szCs w:val="32"/>
            </w:rPr>
          </w:rPrChange>
        </w:rPr>
      </w:pPr>
    </w:p>
    <w:p w14:paraId="1743BE22" w14:textId="3E428C23" w:rsidR="00CB4639" w:rsidRPr="00721B85" w:rsidDel="00721B85" w:rsidRDefault="00CB4639" w:rsidP="00CB4639">
      <w:pPr>
        <w:rPr>
          <w:del w:id="197" w:author="Fabiana Agnes" w:date="2018-12-12T10:44:00Z"/>
          <w:rFonts w:cstheme="minorHAnsi"/>
          <w:b/>
          <w:color w:val="FF0000"/>
          <w:sz w:val="24"/>
          <w:szCs w:val="24"/>
          <w:rPrChange w:id="198" w:author="Fabiana Agnes" w:date="2018-12-12T10:42:00Z">
            <w:rPr>
              <w:del w:id="199" w:author="Fabiana Agnes" w:date="2018-12-12T10:44:00Z"/>
              <w:rFonts w:cstheme="minorHAnsi"/>
              <w:b/>
              <w:color w:val="FF0000"/>
              <w:sz w:val="24"/>
              <w:szCs w:val="24"/>
            </w:rPr>
          </w:rPrChange>
        </w:rPr>
      </w:pPr>
      <w:del w:id="200" w:author="Fabiana Agnes" w:date="2018-12-12T10:44:00Z">
        <w:r w:rsidRPr="00721B85" w:rsidDel="00721B85">
          <w:rPr>
            <w:rFonts w:cstheme="minorHAnsi"/>
            <w:b/>
            <w:color w:val="FF0000"/>
            <w:sz w:val="24"/>
            <w:szCs w:val="24"/>
            <w:rPrChange w:id="201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</w:rPr>
            </w:rPrChange>
          </w:rPr>
          <w:delText>GRÁFICO (ajustes do gráfico no ppt)</w:delText>
        </w:r>
      </w:del>
    </w:p>
    <w:p w14:paraId="2F0232A0" w14:textId="6659E2F4" w:rsidR="00D725FC" w:rsidRPr="00721B85" w:rsidRDefault="00D725FC" w:rsidP="00F02992">
      <w:pPr>
        <w:rPr>
          <w:rFonts w:cstheme="minorHAnsi"/>
          <w:b/>
          <w:sz w:val="24"/>
          <w:szCs w:val="24"/>
          <w:rPrChange w:id="202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203" w:author="Fabiana Agnes" w:date="2018-12-12T10:42:00Z">
            <w:rPr>
              <w:rFonts w:cstheme="minorHAnsi"/>
              <w:b/>
              <w:sz w:val="24"/>
              <w:szCs w:val="24"/>
              <w:highlight w:val="yellow"/>
            </w:rPr>
          </w:rPrChange>
        </w:rPr>
        <w:t>No gráfico aplicar esse texto na parte de baixo de uma forma bacana.</w:t>
      </w:r>
    </w:p>
    <w:p w14:paraId="1700F2B9" w14:textId="77777777" w:rsidR="00D725FC" w:rsidRPr="00721B85" w:rsidRDefault="00D725FC" w:rsidP="00D725FC">
      <w:pPr>
        <w:rPr>
          <w:rFonts w:cstheme="minorHAnsi"/>
          <w:sz w:val="24"/>
          <w:szCs w:val="24"/>
          <w:rPrChange w:id="20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0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• Modelo amostral </w:t>
      </w:r>
    </w:p>
    <w:p w14:paraId="1A6C6047" w14:textId="2C39D969" w:rsidR="00D725FC" w:rsidRPr="00721B85" w:rsidRDefault="00D725FC" w:rsidP="00D725FC">
      <w:pPr>
        <w:rPr>
          <w:rFonts w:cstheme="minorHAnsi"/>
          <w:sz w:val="24"/>
          <w:szCs w:val="24"/>
          <w:rPrChange w:id="20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0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Baixo custo</w:t>
      </w:r>
      <w:del w:id="208" w:author="Jéssica Evangelista" w:date="2018-12-06T18:10:00Z">
        <w:r w:rsidRPr="00721B85" w:rsidDel="00D840B9">
          <w:rPr>
            <w:rFonts w:cstheme="minorHAnsi"/>
            <w:sz w:val="24"/>
            <w:szCs w:val="24"/>
            <w:rPrChange w:id="209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>/</w:delText>
        </w:r>
      </w:del>
      <w:ins w:id="210" w:author="Jéssica Evangelista" w:date="2018-12-06T18:10:00Z">
        <w:r w:rsidR="00D840B9" w:rsidRPr="00721B85">
          <w:rPr>
            <w:rFonts w:cstheme="minorHAnsi"/>
            <w:sz w:val="24"/>
            <w:szCs w:val="24"/>
            <w:rPrChange w:id="211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-</w:t>
        </w:r>
      </w:ins>
      <w:r w:rsidRPr="00721B85">
        <w:rPr>
          <w:rFonts w:cstheme="minorHAnsi"/>
          <w:sz w:val="24"/>
          <w:szCs w:val="24"/>
          <w:rPrChange w:id="21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benefício</w:t>
      </w:r>
    </w:p>
    <w:p w14:paraId="4AB638B1" w14:textId="77777777" w:rsidR="00D725FC" w:rsidRPr="00721B85" w:rsidRDefault="00D725FC" w:rsidP="00D725FC">
      <w:pPr>
        <w:rPr>
          <w:rFonts w:cstheme="minorHAnsi"/>
          <w:sz w:val="24"/>
          <w:szCs w:val="24"/>
          <w:rPrChange w:id="21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1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Praticamente 100% manual (feito por monitores)</w:t>
      </w:r>
    </w:p>
    <w:p w14:paraId="4BA9C148" w14:textId="77777777" w:rsidR="00D725FC" w:rsidRPr="00721B85" w:rsidRDefault="00D725FC" w:rsidP="00D725FC">
      <w:pPr>
        <w:rPr>
          <w:rFonts w:cstheme="minorHAnsi"/>
          <w:sz w:val="24"/>
          <w:szCs w:val="24"/>
          <w:rPrChange w:id="21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1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Reportes realizados de forma extemporânea</w:t>
      </w:r>
    </w:p>
    <w:p w14:paraId="4A68BEF9" w14:textId="77777777" w:rsidR="00D725FC" w:rsidRPr="00721B85" w:rsidRDefault="00D725FC" w:rsidP="00D725FC">
      <w:pPr>
        <w:rPr>
          <w:rFonts w:cstheme="minorHAnsi"/>
          <w:sz w:val="24"/>
          <w:szCs w:val="24"/>
          <w:rPrChange w:id="21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1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Caráter meramente operacional</w:t>
      </w:r>
    </w:p>
    <w:p w14:paraId="2F732BCD" w14:textId="77777777" w:rsidR="00D725FC" w:rsidRPr="00721B85" w:rsidRDefault="00D725FC" w:rsidP="00D725FC">
      <w:pPr>
        <w:rPr>
          <w:rFonts w:cstheme="minorHAnsi"/>
          <w:sz w:val="24"/>
          <w:szCs w:val="24"/>
          <w:rPrChange w:id="21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2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Grande retrabalho (réplicas, tréplicas, calibrações</w:t>
      </w:r>
      <w:proofErr w:type="gramStart"/>
      <w:r w:rsidRPr="00721B85">
        <w:rPr>
          <w:rFonts w:cstheme="minorHAnsi"/>
          <w:sz w:val="24"/>
          <w:szCs w:val="24"/>
          <w:rPrChange w:id="22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)</w:t>
      </w:r>
      <w:proofErr w:type="gramEnd"/>
    </w:p>
    <w:p w14:paraId="70642D0A" w14:textId="77777777" w:rsidR="00D725FC" w:rsidRPr="00721B85" w:rsidRDefault="00D725FC" w:rsidP="00D725FC">
      <w:pPr>
        <w:rPr>
          <w:rFonts w:cstheme="minorHAnsi"/>
          <w:sz w:val="24"/>
          <w:szCs w:val="24"/>
          <w:rPrChange w:id="22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22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Desperdício de tempo e dinheiro</w:t>
      </w:r>
    </w:p>
    <w:p w14:paraId="409106B6" w14:textId="4E20C31B" w:rsidR="00D725FC" w:rsidRPr="00721B85" w:rsidRDefault="00D725FC" w:rsidP="00D725FC">
      <w:pPr>
        <w:rPr>
          <w:rFonts w:cstheme="minorHAnsi"/>
          <w:sz w:val="24"/>
          <w:szCs w:val="24"/>
        </w:rPr>
      </w:pPr>
      <w:r w:rsidRPr="00721B85">
        <w:rPr>
          <w:rFonts w:cstheme="minorHAnsi"/>
          <w:sz w:val="24"/>
          <w:szCs w:val="24"/>
          <w:rPrChange w:id="22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• Não necessariamente voltado aos clientes</w:t>
      </w:r>
    </w:p>
    <w:p w14:paraId="27E7617E" w14:textId="77777777" w:rsidR="00D725FC" w:rsidRPr="00721B85" w:rsidRDefault="00D725FC" w:rsidP="00F02992">
      <w:pPr>
        <w:rPr>
          <w:rFonts w:cstheme="minorHAnsi"/>
          <w:b/>
          <w:sz w:val="24"/>
          <w:szCs w:val="24"/>
        </w:rPr>
      </w:pPr>
    </w:p>
    <w:p w14:paraId="12F263C7" w14:textId="77777777" w:rsidR="00721B85" w:rsidRDefault="00D725FC" w:rsidP="00D725FC">
      <w:pPr>
        <w:rPr>
          <w:ins w:id="225" w:author="Fabiana Agnes" w:date="2018-12-12T10:44:00Z"/>
          <w:rFonts w:cstheme="minorHAnsi"/>
          <w:b/>
          <w:sz w:val="28"/>
          <w:szCs w:val="32"/>
        </w:rPr>
      </w:pPr>
      <w:r w:rsidRPr="00721B85">
        <w:rPr>
          <w:rFonts w:cstheme="minorHAnsi"/>
          <w:b/>
          <w:sz w:val="28"/>
          <w:szCs w:val="32"/>
          <w:rPrChange w:id="226" w:author="Fabiana Agnes" w:date="2018-12-12T10:42:00Z">
            <w:rPr>
              <w:rFonts w:cstheme="minorHAnsi"/>
              <w:b/>
              <w:sz w:val="28"/>
              <w:szCs w:val="32"/>
              <w:highlight w:val="yellow"/>
            </w:rPr>
          </w:rPrChange>
        </w:rPr>
        <w:t>Modelo transformado e automatizado:</w:t>
      </w:r>
      <w:r w:rsidRPr="00721B85">
        <w:rPr>
          <w:rFonts w:cstheme="minorHAnsi"/>
          <w:b/>
          <w:sz w:val="28"/>
          <w:szCs w:val="32"/>
        </w:rPr>
        <w:t xml:space="preserve"> </w:t>
      </w:r>
    </w:p>
    <w:p w14:paraId="0B41C792" w14:textId="7B25D333" w:rsidR="00D725FC" w:rsidRPr="00721B85" w:rsidRDefault="00721B85" w:rsidP="00D725FC">
      <w:pPr>
        <w:rPr>
          <w:rFonts w:cstheme="minorHAnsi"/>
          <w:b/>
          <w:sz w:val="28"/>
          <w:szCs w:val="32"/>
        </w:rPr>
      </w:pPr>
      <w:ins w:id="227" w:author="Fabiana Agnes" w:date="2018-12-12T10:44:00Z">
        <w:r w:rsidRPr="00CF680B">
          <w:rPr>
            <w:rFonts w:cstheme="minorHAnsi"/>
            <w:b/>
            <w:color w:val="FF0000"/>
            <w:sz w:val="24"/>
            <w:szCs w:val="24"/>
            <w:u w:val="single"/>
          </w:rPr>
          <w:t xml:space="preserve">Gráfico </w:t>
        </w:r>
      </w:ins>
      <w:del w:id="228" w:author="Fabiana Agnes" w:date="2018-12-12T10:44:00Z">
        <w:r w:rsidR="00D725FC" w:rsidRPr="00721B85" w:rsidDel="00721B85">
          <w:rPr>
            <w:rFonts w:cstheme="minorHAnsi"/>
            <w:b/>
            <w:color w:val="FF0000"/>
            <w:sz w:val="28"/>
            <w:szCs w:val="32"/>
          </w:rPr>
          <w:delText>(box)</w:delText>
        </w:r>
      </w:del>
    </w:p>
    <w:p w14:paraId="617C8E73" w14:textId="648F7403" w:rsidR="00D725FC" w:rsidRPr="00721B85" w:rsidDel="00721B85" w:rsidRDefault="00D725FC" w:rsidP="00D725FC">
      <w:pPr>
        <w:rPr>
          <w:del w:id="229" w:author="Fabiana Agnes" w:date="2018-12-12T10:44:00Z"/>
          <w:rFonts w:cstheme="minorHAnsi"/>
          <w:b/>
          <w:color w:val="FF0000"/>
          <w:sz w:val="24"/>
          <w:szCs w:val="24"/>
          <w:rPrChange w:id="230" w:author="Fabiana Agnes" w:date="2018-12-12T10:42:00Z">
            <w:rPr>
              <w:del w:id="231" w:author="Fabiana Agnes" w:date="2018-12-12T10:44:00Z"/>
              <w:rFonts w:cstheme="minorHAnsi"/>
              <w:b/>
              <w:color w:val="FF0000"/>
              <w:sz w:val="24"/>
              <w:szCs w:val="24"/>
            </w:rPr>
          </w:rPrChange>
        </w:rPr>
      </w:pPr>
      <w:del w:id="232" w:author="Fabiana Agnes" w:date="2018-12-12T10:44:00Z">
        <w:r w:rsidRPr="00721B85" w:rsidDel="00721B85">
          <w:rPr>
            <w:rFonts w:cstheme="minorHAnsi"/>
            <w:b/>
            <w:color w:val="FF0000"/>
            <w:sz w:val="24"/>
            <w:szCs w:val="24"/>
            <w:rPrChange w:id="233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</w:rPr>
            </w:rPrChange>
          </w:rPr>
          <w:delText>GRÁFICO</w:delText>
        </w:r>
        <w:r w:rsidR="002B4581" w:rsidRPr="00721B85" w:rsidDel="00721B85">
          <w:rPr>
            <w:rFonts w:cstheme="minorHAnsi"/>
            <w:b/>
            <w:color w:val="FF0000"/>
            <w:sz w:val="24"/>
            <w:szCs w:val="24"/>
            <w:rPrChange w:id="234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</w:rPr>
            </w:rPrChange>
          </w:rPr>
          <w:delText xml:space="preserve"> (ajustes do gráfico no ppt)</w:delText>
        </w:r>
      </w:del>
    </w:p>
    <w:p w14:paraId="082ABCA3" w14:textId="77777777" w:rsidR="00F04B12" w:rsidRPr="00721B85" w:rsidRDefault="00F04B12" w:rsidP="00F02992">
      <w:pPr>
        <w:rPr>
          <w:rFonts w:cstheme="minorHAnsi"/>
          <w:b/>
          <w:color w:val="E36C0A" w:themeColor="accent6" w:themeShade="BF"/>
          <w:sz w:val="32"/>
          <w:szCs w:val="32"/>
          <w:rPrChange w:id="235" w:author="Fabiana Agnes" w:date="2018-12-12T10:42:00Z">
            <w:rPr>
              <w:rFonts w:cstheme="minorHAnsi"/>
              <w:b/>
              <w:color w:val="E36C0A" w:themeColor="accent6" w:themeShade="BF"/>
              <w:sz w:val="32"/>
              <w:szCs w:val="32"/>
            </w:rPr>
          </w:rPrChange>
        </w:rPr>
      </w:pPr>
    </w:p>
    <w:p w14:paraId="4E4998A7" w14:textId="77777777" w:rsidR="00D725FC" w:rsidRPr="00721B85" w:rsidRDefault="00D725FC" w:rsidP="00D725FC">
      <w:pPr>
        <w:rPr>
          <w:rFonts w:cstheme="minorHAnsi"/>
          <w:b/>
          <w:color w:val="548DD4" w:themeColor="text2" w:themeTint="99"/>
          <w:sz w:val="32"/>
          <w:szCs w:val="32"/>
          <w:rPrChange w:id="236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</w:pPr>
      <w:proofErr w:type="gramStart"/>
      <w:r w:rsidRPr="00721B85">
        <w:rPr>
          <w:rFonts w:cstheme="minorHAnsi"/>
          <w:b/>
          <w:color w:val="548DD4" w:themeColor="text2" w:themeTint="99"/>
          <w:sz w:val="32"/>
          <w:szCs w:val="32"/>
          <w:rPrChange w:id="237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Sub título</w:t>
      </w:r>
      <w:proofErr w:type="gramEnd"/>
      <w:r w:rsidRPr="00721B85">
        <w:rPr>
          <w:rFonts w:cstheme="minorHAnsi"/>
          <w:b/>
          <w:color w:val="548DD4" w:themeColor="text2" w:themeTint="99"/>
          <w:sz w:val="32"/>
          <w:szCs w:val="32"/>
          <w:rPrChange w:id="238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:</w:t>
      </w:r>
    </w:p>
    <w:p w14:paraId="6E6275F2" w14:textId="77777777" w:rsidR="00721B85" w:rsidRDefault="00D725FC" w:rsidP="00D725FC">
      <w:pPr>
        <w:rPr>
          <w:ins w:id="239" w:author="Fabiana Agnes" w:date="2018-12-12T10:44:00Z"/>
          <w:rFonts w:cstheme="minorHAnsi"/>
          <w:b/>
          <w:sz w:val="28"/>
          <w:szCs w:val="24"/>
        </w:rPr>
      </w:pPr>
      <w:r w:rsidRPr="00721B85">
        <w:rPr>
          <w:rFonts w:cstheme="minorHAnsi"/>
          <w:b/>
          <w:sz w:val="28"/>
          <w:szCs w:val="24"/>
          <w:rPrChange w:id="240" w:author="Fabiana Agnes" w:date="2018-12-12T10:42:00Z">
            <w:rPr>
              <w:rFonts w:cstheme="minorHAnsi"/>
              <w:b/>
              <w:sz w:val="28"/>
              <w:szCs w:val="24"/>
              <w:highlight w:val="yellow"/>
            </w:rPr>
          </w:rPrChange>
        </w:rPr>
        <w:t>Modelo de abordagem operacional MEX</w:t>
      </w:r>
      <w:ins w:id="241" w:author="Fabiana Agnes" w:date="2018-12-12T10:43:00Z">
        <w:r w:rsidR="00721B85">
          <w:rPr>
            <w:rFonts w:cstheme="minorHAnsi"/>
            <w:b/>
            <w:sz w:val="28"/>
            <w:szCs w:val="24"/>
          </w:rPr>
          <w:t>.</w:t>
        </w:r>
      </w:ins>
    </w:p>
    <w:p w14:paraId="4C064631" w14:textId="727EA47D" w:rsidR="00D725FC" w:rsidRPr="00721B85" w:rsidRDefault="00721B85" w:rsidP="00D725FC">
      <w:pPr>
        <w:rPr>
          <w:rFonts w:cstheme="minorHAnsi"/>
          <w:sz w:val="24"/>
          <w:szCs w:val="24"/>
          <w:rPrChange w:id="24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ins w:id="243" w:author="Fabiana Agnes" w:date="2018-12-12T10:44:00Z">
        <w:r w:rsidRPr="00CF680B">
          <w:rPr>
            <w:rFonts w:cstheme="minorHAnsi"/>
            <w:b/>
            <w:color w:val="FF0000"/>
            <w:sz w:val="24"/>
            <w:szCs w:val="24"/>
            <w:u w:val="single"/>
          </w:rPr>
          <w:t>Gráfico</w:t>
        </w:r>
      </w:ins>
      <w:del w:id="244" w:author="Fabiana Agnes" w:date="2018-12-11T14:02:00Z">
        <w:r w:rsidR="002B4581" w:rsidRPr="00721B85" w:rsidDel="005B635D">
          <w:rPr>
            <w:rFonts w:cstheme="minorHAnsi"/>
            <w:b/>
            <w:sz w:val="28"/>
            <w:szCs w:val="24"/>
            <w:rPrChange w:id="245" w:author="Fabiana Agnes" w:date="2018-12-12T10:42:00Z">
              <w:rPr>
                <w:rFonts w:cstheme="minorHAnsi"/>
                <w:b/>
                <w:sz w:val="28"/>
                <w:szCs w:val="24"/>
                <w:highlight w:val="yellow"/>
              </w:rPr>
            </w:rPrChange>
          </w:rPr>
          <w:delText>:</w:delText>
        </w:r>
      </w:del>
      <w:del w:id="246" w:author="Fabiana Agnes" w:date="2018-12-11T14:01:00Z">
        <w:r w:rsidR="002B4581" w:rsidRPr="00721B85" w:rsidDel="00DF4C13">
          <w:rPr>
            <w:rFonts w:cstheme="minorHAnsi"/>
            <w:b/>
            <w:sz w:val="28"/>
            <w:szCs w:val="24"/>
            <w:rPrChange w:id="247" w:author="Fabiana Agnes" w:date="2018-12-12T10:42:00Z">
              <w:rPr>
                <w:rFonts w:cstheme="minorHAnsi"/>
                <w:b/>
                <w:sz w:val="28"/>
                <w:szCs w:val="24"/>
                <w:highlight w:val="yellow"/>
              </w:rPr>
            </w:rPrChange>
          </w:rPr>
          <w:delText xml:space="preserve"> </w:delText>
        </w:r>
        <w:r w:rsidR="002B4581" w:rsidRPr="00721B85" w:rsidDel="00DF4C13">
          <w:rPr>
            <w:rFonts w:cstheme="minorHAnsi"/>
            <w:b/>
            <w:color w:val="FF0000"/>
            <w:sz w:val="28"/>
            <w:szCs w:val="32"/>
          </w:rPr>
          <w:delText>(box)</w:delText>
        </w:r>
      </w:del>
    </w:p>
    <w:p w14:paraId="6F12F71E" w14:textId="046DA823" w:rsidR="00D725FC" w:rsidRPr="00721B85" w:rsidDel="00721B85" w:rsidRDefault="00D725FC" w:rsidP="00D725FC">
      <w:pPr>
        <w:rPr>
          <w:del w:id="248" w:author="Fabiana Agnes" w:date="2018-12-12T10:43:00Z"/>
          <w:rFonts w:cstheme="minorHAnsi"/>
          <w:b/>
          <w:color w:val="FF0000"/>
          <w:sz w:val="24"/>
          <w:szCs w:val="24"/>
        </w:rPr>
      </w:pPr>
      <w:del w:id="249" w:author="Fabiana Agnes" w:date="2018-12-12T10:43:00Z">
        <w:r w:rsidRPr="00721B85" w:rsidDel="00721B85">
          <w:rPr>
            <w:rFonts w:cstheme="minorHAnsi"/>
            <w:b/>
            <w:color w:val="FF0000"/>
            <w:sz w:val="24"/>
            <w:szCs w:val="24"/>
          </w:rPr>
          <w:delText>GRÁFICO</w:delText>
        </w:r>
        <w:r w:rsidR="002B4581" w:rsidRPr="00721B85" w:rsidDel="00721B85">
          <w:rPr>
            <w:rFonts w:cstheme="minorHAnsi"/>
            <w:b/>
            <w:color w:val="FF0000"/>
            <w:sz w:val="24"/>
            <w:szCs w:val="24"/>
          </w:rPr>
          <w:delText xml:space="preserve"> (demais ajustes do gráfico no ppt)</w:delText>
        </w:r>
      </w:del>
    </w:p>
    <w:p w14:paraId="0AB090B4" w14:textId="5EBA9D19" w:rsidR="00D725FC" w:rsidRPr="00721B85" w:rsidDel="00721B85" w:rsidRDefault="00D725FC" w:rsidP="00D725FC">
      <w:pPr>
        <w:rPr>
          <w:del w:id="250" w:author="Fabiana Agnes" w:date="2018-12-12T10:43:00Z"/>
          <w:rFonts w:cstheme="minorHAnsi"/>
          <w:sz w:val="24"/>
          <w:szCs w:val="24"/>
          <w:rPrChange w:id="251" w:author="Fabiana Agnes" w:date="2018-12-12T10:42:00Z">
            <w:rPr>
              <w:del w:id="252" w:author="Fabiana Agnes" w:date="2018-12-12T10:43:00Z"/>
              <w:rFonts w:cstheme="minorHAnsi"/>
              <w:sz w:val="24"/>
              <w:szCs w:val="24"/>
            </w:rPr>
          </w:rPrChange>
        </w:rPr>
      </w:pPr>
      <w:del w:id="253" w:author="Fabiana Agnes" w:date="2018-12-12T10:43:00Z">
        <w:r w:rsidRPr="00721B85" w:rsidDel="00721B85">
          <w:rPr>
            <w:rFonts w:cstheme="minorHAnsi"/>
            <w:sz w:val="24"/>
            <w:szCs w:val="24"/>
            <w:rPrChange w:id="254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>(Texto que vai nesse ícone do gráfico)</w:delText>
        </w:r>
      </w:del>
    </w:p>
    <w:p w14:paraId="147E1F06" w14:textId="2FC2B195" w:rsidR="004C7481" w:rsidRPr="00721B85" w:rsidDel="00721B85" w:rsidRDefault="00D725FC" w:rsidP="004C7481">
      <w:pPr>
        <w:rPr>
          <w:del w:id="255" w:author="Fabiana Agnes" w:date="2018-12-12T10:43:00Z"/>
          <w:rFonts w:cstheme="minorHAnsi"/>
          <w:sz w:val="24"/>
          <w:szCs w:val="24"/>
        </w:rPr>
      </w:pPr>
      <w:del w:id="256" w:author="Fabiana Agnes" w:date="2018-12-12T10:43:00Z">
        <w:r w:rsidRPr="00721B85" w:rsidDel="00721B85">
          <w:rPr>
            <w:rFonts w:cstheme="minorHAnsi"/>
            <w:noProof/>
            <w:sz w:val="24"/>
            <w:szCs w:val="24"/>
            <w:lang w:eastAsia="pt-BR"/>
          </w:rPr>
          <w:drawing>
            <wp:inline distT="0" distB="0" distL="0" distR="0" wp14:anchorId="6F909922" wp14:editId="519CAEB6">
              <wp:extent cx="975943" cy="719016"/>
              <wp:effectExtent l="0" t="0" r="0" b="508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77621" cy="7202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8121D4A" w14:textId="77777777" w:rsidR="00D725FC" w:rsidRPr="00721B85" w:rsidRDefault="00D725FC" w:rsidP="00D725FC">
      <w:pPr>
        <w:rPr>
          <w:rFonts w:cstheme="minorHAnsi"/>
          <w:b/>
          <w:sz w:val="24"/>
          <w:szCs w:val="24"/>
          <w:rPrChange w:id="257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258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 xml:space="preserve">Plataforma </w:t>
      </w:r>
      <w:proofErr w:type="spellStart"/>
      <w:r w:rsidRPr="00721B85">
        <w:rPr>
          <w:rFonts w:cstheme="minorHAnsi"/>
          <w:b/>
          <w:sz w:val="24"/>
          <w:szCs w:val="24"/>
          <w:rPrChange w:id="259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Eureka</w:t>
      </w:r>
      <w:proofErr w:type="spellEnd"/>
      <w:r w:rsidRPr="00721B85">
        <w:rPr>
          <w:rFonts w:cstheme="minorHAnsi"/>
          <w:b/>
          <w:sz w:val="24"/>
          <w:szCs w:val="24"/>
          <w:rPrChange w:id="26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 xml:space="preserve"> parametrizada</w:t>
      </w:r>
    </w:p>
    <w:p w14:paraId="3F63C568" w14:textId="77777777" w:rsidR="002B4581" w:rsidRPr="00721B85" w:rsidRDefault="002B4581" w:rsidP="002B4581">
      <w:pPr>
        <w:rPr>
          <w:rFonts w:cstheme="minorHAnsi"/>
          <w:sz w:val="24"/>
          <w:szCs w:val="24"/>
          <w:rPrChange w:id="261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262" w:author="Fabiana Agnes" w:date="2018-12-12T10:42:00Z">
            <w:rPr>
              <w:rFonts w:cstheme="minorHAnsi"/>
              <w:sz w:val="24"/>
              <w:szCs w:val="24"/>
            </w:rPr>
          </w:rPrChange>
        </w:rPr>
        <w:t>As gravações são transcritas e a plataforma devidamente parametrizada para trazer as informações relevantes para o projeto.</w:t>
      </w:r>
    </w:p>
    <w:p w14:paraId="4425AEBB" w14:textId="77777777" w:rsidR="00721B85" w:rsidRDefault="00721B85" w:rsidP="002B4581">
      <w:pPr>
        <w:rPr>
          <w:ins w:id="263" w:author="Fabiana Agnes" w:date="2018-12-12T10:43:00Z"/>
          <w:rFonts w:cstheme="minorHAnsi"/>
          <w:sz w:val="24"/>
          <w:szCs w:val="24"/>
        </w:rPr>
      </w:pPr>
    </w:p>
    <w:p w14:paraId="219D9C83" w14:textId="77153D19" w:rsidR="004C7481" w:rsidRPr="00721B85" w:rsidDel="00721B85" w:rsidRDefault="002B4581" w:rsidP="004C7481">
      <w:pPr>
        <w:rPr>
          <w:del w:id="264" w:author="Fabiana Agnes" w:date="2018-12-12T10:43:00Z"/>
          <w:rFonts w:cstheme="minorHAnsi"/>
          <w:sz w:val="24"/>
          <w:szCs w:val="24"/>
        </w:rPr>
      </w:pPr>
      <w:del w:id="265" w:author="Fabiana Agnes" w:date="2018-12-12T10:43:00Z">
        <w:r w:rsidRPr="00721B85" w:rsidDel="00721B85">
          <w:rPr>
            <w:rFonts w:cstheme="minorHAnsi"/>
            <w:noProof/>
            <w:sz w:val="24"/>
            <w:szCs w:val="24"/>
            <w:lang w:eastAsia="pt-BR"/>
          </w:rPr>
          <w:drawing>
            <wp:inline distT="0" distB="0" distL="0" distR="0" wp14:anchorId="50FD13FC" wp14:editId="2B8F7B53">
              <wp:extent cx="1055370" cy="1179830"/>
              <wp:effectExtent l="0" t="0" r="0" b="1270"/>
              <wp:docPr id="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55370" cy="1179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239F0FD" w14:textId="193DB84F" w:rsidR="002B4581" w:rsidRPr="00721B85" w:rsidDel="00721B85" w:rsidRDefault="002B4581" w:rsidP="002B4581">
      <w:pPr>
        <w:rPr>
          <w:del w:id="266" w:author="Fabiana Agnes" w:date="2018-12-12T10:43:00Z"/>
          <w:rFonts w:cstheme="minorHAnsi"/>
          <w:sz w:val="24"/>
          <w:szCs w:val="24"/>
          <w:rPrChange w:id="267" w:author="Fabiana Agnes" w:date="2018-12-12T10:42:00Z">
            <w:rPr>
              <w:del w:id="268" w:author="Fabiana Agnes" w:date="2018-12-12T10:43:00Z"/>
              <w:rFonts w:cstheme="minorHAnsi"/>
              <w:sz w:val="24"/>
              <w:szCs w:val="24"/>
            </w:rPr>
          </w:rPrChange>
        </w:rPr>
      </w:pPr>
      <w:del w:id="269" w:author="Fabiana Agnes" w:date="2018-12-12T10:43:00Z">
        <w:r w:rsidRPr="00721B85" w:rsidDel="00721B85">
          <w:rPr>
            <w:rFonts w:cstheme="minorHAnsi"/>
            <w:sz w:val="24"/>
            <w:szCs w:val="24"/>
            <w:rPrChange w:id="270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>(Texto que vai nesse ícone do gráfico)</w:delText>
        </w:r>
      </w:del>
    </w:p>
    <w:p w14:paraId="3BE9AB1A" w14:textId="6FD471FB" w:rsidR="002B4581" w:rsidRPr="00721B85" w:rsidDel="00721B85" w:rsidRDefault="002B4581" w:rsidP="002B4581">
      <w:pPr>
        <w:rPr>
          <w:del w:id="271" w:author="Fabiana Agnes" w:date="2018-12-12T10:43:00Z"/>
          <w:rFonts w:cstheme="minorHAnsi"/>
          <w:b/>
          <w:sz w:val="24"/>
          <w:szCs w:val="24"/>
          <w:rPrChange w:id="272" w:author="Fabiana Agnes" w:date="2018-12-12T10:42:00Z">
            <w:rPr>
              <w:del w:id="273" w:author="Fabiana Agnes" w:date="2018-12-12T10:43:00Z"/>
              <w:rFonts w:cstheme="minorHAnsi"/>
              <w:b/>
              <w:sz w:val="24"/>
              <w:szCs w:val="24"/>
            </w:rPr>
          </w:rPrChange>
        </w:rPr>
      </w:pPr>
      <w:proofErr w:type="spellStart"/>
      <w:r w:rsidRPr="00721B85">
        <w:rPr>
          <w:rFonts w:cstheme="minorHAnsi"/>
          <w:b/>
          <w:sz w:val="24"/>
          <w:szCs w:val="24"/>
          <w:rPrChange w:id="274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Dashboard</w:t>
      </w:r>
      <w:proofErr w:type="spellEnd"/>
      <w:r w:rsidRPr="00721B85">
        <w:rPr>
          <w:rFonts w:cstheme="minorHAnsi"/>
          <w:b/>
          <w:sz w:val="24"/>
          <w:szCs w:val="24"/>
          <w:rPrChange w:id="275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 xml:space="preserve"> e relatórios</w:t>
      </w:r>
    </w:p>
    <w:p w14:paraId="61749526" w14:textId="77777777" w:rsidR="002B4581" w:rsidRPr="00721B85" w:rsidRDefault="002B4581" w:rsidP="002B4581">
      <w:pPr>
        <w:rPr>
          <w:rFonts w:cstheme="minorHAnsi"/>
          <w:sz w:val="24"/>
          <w:szCs w:val="24"/>
          <w:rPrChange w:id="276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67CAB5AC" w14:textId="75D46CDF" w:rsidR="004C7481" w:rsidRPr="00721B85" w:rsidRDefault="004C7481" w:rsidP="004C7481">
      <w:pPr>
        <w:rPr>
          <w:rFonts w:cstheme="minorHAnsi"/>
          <w:b/>
          <w:sz w:val="28"/>
          <w:szCs w:val="24"/>
        </w:rPr>
      </w:pPr>
      <w:r w:rsidRPr="00721B85">
        <w:rPr>
          <w:rFonts w:cstheme="minorHAnsi"/>
          <w:sz w:val="24"/>
          <w:szCs w:val="24"/>
          <w:rPrChange w:id="27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Os gestores</w:t>
      </w:r>
      <w:r w:rsidR="002B4581" w:rsidRPr="00721B85">
        <w:rPr>
          <w:rFonts w:cstheme="minorHAnsi"/>
          <w:sz w:val="24"/>
          <w:szCs w:val="24"/>
          <w:rPrChange w:id="27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da operação</w:t>
      </w:r>
      <w:r w:rsidRPr="00721B85">
        <w:rPr>
          <w:rFonts w:cstheme="minorHAnsi"/>
          <w:sz w:val="24"/>
          <w:szCs w:val="24"/>
          <w:rPrChange w:id="279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, com base em </w:t>
      </w:r>
      <w:proofErr w:type="spellStart"/>
      <w:r w:rsidRPr="00721B85">
        <w:rPr>
          <w:rFonts w:cstheme="minorHAnsi"/>
          <w:sz w:val="24"/>
          <w:szCs w:val="24"/>
          <w:rPrChange w:id="28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dashboards</w:t>
      </w:r>
      <w:proofErr w:type="spellEnd"/>
      <w:r w:rsidRPr="00721B85">
        <w:rPr>
          <w:rFonts w:cstheme="minorHAnsi"/>
          <w:sz w:val="24"/>
          <w:szCs w:val="24"/>
          <w:rPrChange w:id="281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nativos e customizados, conseguem dar diariamente um </w:t>
      </w:r>
      <w:proofErr w:type="gramStart"/>
      <w:r w:rsidRPr="00721B85">
        <w:rPr>
          <w:rFonts w:cstheme="minorHAnsi"/>
          <w:sz w:val="24"/>
          <w:szCs w:val="24"/>
          <w:rPrChange w:id="282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feedback</w:t>
      </w:r>
      <w:proofErr w:type="gramEnd"/>
      <w:r w:rsidRPr="00721B85">
        <w:rPr>
          <w:rFonts w:cstheme="minorHAnsi"/>
          <w:sz w:val="24"/>
          <w:szCs w:val="24"/>
          <w:rPrChange w:id="28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estruturado para as equipes</w:t>
      </w:r>
      <w:r w:rsidR="002B4581" w:rsidRPr="00721B85">
        <w:rPr>
          <w:rFonts w:cstheme="minorHAnsi"/>
          <w:sz w:val="24"/>
          <w:szCs w:val="24"/>
          <w:rPrChange w:id="28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, </w:t>
      </w:r>
      <w:r w:rsidRPr="00721B85">
        <w:rPr>
          <w:rFonts w:cstheme="minorHAnsi"/>
          <w:sz w:val="24"/>
          <w:szCs w:val="24"/>
          <w:rPrChange w:id="28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e definir ações para corrigir desvios em relação a não conformidade</w:t>
      </w:r>
      <w:r w:rsidR="002B4581" w:rsidRPr="00721B85">
        <w:rPr>
          <w:rFonts w:cstheme="minorHAnsi"/>
          <w:sz w:val="24"/>
          <w:szCs w:val="24"/>
          <w:rPrChange w:id="28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s relativas ao </w:t>
      </w:r>
      <w:proofErr w:type="spellStart"/>
      <w:r w:rsidR="002B4581" w:rsidRPr="00721B85">
        <w:rPr>
          <w:rFonts w:cstheme="minorHAnsi"/>
          <w:sz w:val="24"/>
          <w:szCs w:val="24"/>
          <w:rPrChange w:id="287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target</w:t>
      </w:r>
      <w:proofErr w:type="spellEnd"/>
      <w:r w:rsidR="002B4581" w:rsidRPr="00721B85">
        <w:rPr>
          <w:rFonts w:cstheme="minorHAnsi"/>
          <w:sz w:val="24"/>
          <w:szCs w:val="24"/>
          <w:rPrChange w:id="288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dos projetos.</w:t>
      </w:r>
    </w:p>
    <w:p w14:paraId="343915E8" w14:textId="74AD2235" w:rsidR="004C7481" w:rsidRPr="00721B85" w:rsidDel="00721B85" w:rsidRDefault="004C7481" w:rsidP="00F02992">
      <w:pPr>
        <w:rPr>
          <w:del w:id="289" w:author="Fabiana Agnes" w:date="2018-12-12T10:43:00Z"/>
          <w:rFonts w:cstheme="minorHAnsi"/>
          <w:b/>
          <w:color w:val="E36C0A" w:themeColor="accent6" w:themeShade="BF"/>
          <w:sz w:val="32"/>
          <w:szCs w:val="32"/>
          <w:rPrChange w:id="290" w:author="Fabiana Agnes" w:date="2018-12-12T10:42:00Z">
            <w:rPr>
              <w:del w:id="291" w:author="Fabiana Agnes" w:date="2018-12-12T10:43:00Z"/>
              <w:rFonts w:cstheme="minorHAnsi"/>
              <w:b/>
              <w:color w:val="E36C0A" w:themeColor="accent6" w:themeShade="BF"/>
              <w:sz w:val="32"/>
              <w:szCs w:val="32"/>
            </w:rPr>
          </w:rPrChange>
        </w:rPr>
      </w:pPr>
    </w:p>
    <w:p w14:paraId="367CABDE" w14:textId="77777777" w:rsidR="00EA738A" w:rsidRPr="00721B85" w:rsidRDefault="00EA738A" w:rsidP="00F02992">
      <w:pPr>
        <w:rPr>
          <w:rFonts w:cstheme="minorHAnsi"/>
          <w:b/>
          <w:color w:val="E36C0A" w:themeColor="accent6" w:themeShade="BF"/>
          <w:sz w:val="32"/>
          <w:szCs w:val="32"/>
          <w:rPrChange w:id="292" w:author="Fabiana Agnes" w:date="2018-12-12T10:42:00Z">
            <w:rPr>
              <w:rFonts w:cstheme="minorHAnsi"/>
              <w:b/>
              <w:color w:val="E36C0A" w:themeColor="accent6" w:themeShade="BF"/>
              <w:sz w:val="32"/>
              <w:szCs w:val="32"/>
            </w:rPr>
          </w:rPrChange>
        </w:rPr>
      </w:pPr>
    </w:p>
    <w:p w14:paraId="48065877" w14:textId="67DA26EF" w:rsidR="00EA738A" w:rsidRPr="00721B85" w:rsidRDefault="002C4DD7" w:rsidP="00F02992">
      <w:pPr>
        <w:rPr>
          <w:rFonts w:cstheme="minorHAnsi"/>
          <w:sz w:val="24"/>
          <w:szCs w:val="24"/>
          <w:rPrChange w:id="29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294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lastRenderedPageBreak/>
        <w:t>NOSSA METODOLOGIA</w:t>
      </w:r>
    </w:p>
    <w:p w14:paraId="51C38883" w14:textId="525A93EB" w:rsidR="00161224" w:rsidRDefault="002B4581" w:rsidP="00F02992">
      <w:pPr>
        <w:rPr>
          <w:ins w:id="295" w:author="Fabiana Agnes" w:date="2018-12-12T10:44:00Z"/>
          <w:rFonts w:cstheme="minorHAnsi"/>
          <w:sz w:val="24"/>
          <w:szCs w:val="24"/>
        </w:rPr>
      </w:pPr>
      <w:r w:rsidRPr="00721B85">
        <w:rPr>
          <w:rFonts w:cstheme="minorHAnsi"/>
          <w:sz w:val="24"/>
          <w:szCs w:val="24"/>
          <w:rPrChange w:id="296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Adotamos como abordagem estrutural o conceito do ciclo de PDCA, adaptados às especialidades de cada cliente.</w:t>
      </w:r>
    </w:p>
    <w:p w14:paraId="7F793DB3" w14:textId="69410A9D" w:rsidR="00721B85" w:rsidRPr="00721B85" w:rsidRDefault="00721B85" w:rsidP="00F02992">
      <w:pPr>
        <w:rPr>
          <w:rFonts w:cstheme="minorHAnsi"/>
          <w:sz w:val="24"/>
          <w:szCs w:val="24"/>
        </w:rPr>
      </w:pPr>
      <w:ins w:id="297" w:author="Fabiana Agnes" w:date="2018-12-12T10:44:00Z">
        <w:r w:rsidRPr="00CF680B">
          <w:rPr>
            <w:rFonts w:cstheme="minorHAnsi"/>
            <w:b/>
            <w:color w:val="FF0000"/>
            <w:sz w:val="24"/>
            <w:szCs w:val="24"/>
            <w:u w:val="single"/>
          </w:rPr>
          <w:t>Gráfico</w:t>
        </w:r>
      </w:ins>
    </w:p>
    <w:p w14:paraId="77E97FEC" w14:textId="77777777" w:rsidR="002B4581" w:rsidRPr="00721B85" w:rsidRDefault="002B4581" w:rsidP="00F02992">
      <w:pPr>
        <w:rPr>
          <w:rFonts w:cstheme="minorHAnsi"/>
          <w:sz w:val="24"/>
          <w:szCs w:val="24"/>
          <w:rPrChange w:id="298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57825F70" w14:textId="77777777" w:rsidR="009B1C1B" w:rsidRPr="00721B85" w:rsidRDefault="009B1C1B" w:rsidP="00EA738A">
      <w:pPr>
        <w:pStyle w:val="PargrafodaLista"/>
        <w:numPr>
          <w:ilvl w:val="0"/>
          <w:numId w:val="27"/>
        </w:numPr>
        <w:rPr>
          <w:rFonts w:cstheme="minorHAnsi"/>
          <w:b/>
          <w:sz w:val="24"/>
          <w:szCs w:val="24"/>
          <w:rPrChange w:id="299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30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Entendimento</w:t>
      </w:r>
    </w:p>
    <w:p w14:paraId="3F942A79" w14:textId="14B94BA6" w:rsidR="009B1C1B" w:rsidRPr="00721B85" w:rsidRDefault="009B1C1B" w:rsidP="009B1C1B">
      <w:pPr>
        <w:rPr>
          <w:rFonts w:cstheme="minorHAnsi"/>
          <w:sz w:val="24"/>
          <w:szCs w:val="24"/>
          <w:rPrChange w:id="301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02" w:author="Fabiana Agnes" w:date="2018-12-12T10:42:00Z">
            <w:rPr>
              <w:rFonts w:cstheme="minorHAnsi"/>
              <w:sz w:val="24"/>
              <w:szCs w:val="24"/>
            </w:rPr>
          </w:rPrChange>
        </w:rPr>
        <w:t>Abordagem consultiva para entender as oportunidades</w:t>
      </w:r>
      <w:r w:rsidR="002B4581" w:rsidRPr="00721B85">
        <w:rPr>
          <w:rFonts w:cstheme="minorHAnsi"/>
          <w:sz w:val="24"/>
          <w:szCs w:val="24"/>
          <w:rPrChange w:id="303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</w:t>
      </w:r>
      <w:r w:rsidRPr="00721B85">
        <w:rPr>
          <w:rFonts w:cstheme="minorHAnsi"/>
          <w:sz w:val="24"/>
          <w:szCs w:val="24"/>
          <w:rPrChange w:id="304" w:author="Fabiana Agnes" w:date="2018-12-12T10:42:00Z">
            <w:rPr>
              <w:rFonts w:cstheme="minorHAnsi"/>
              <w:sz w:val="24"/>
              <w:szCs w:val="24"/>
            </w:rPr>
          </w:rPrChange>
        </w:rPr>
        <w:t>de negócio e</w:t>
      </w:r>
      <w:ins w:id="305" w:author="Jéssica Evangelista" w:date="2018-12-06T18:11:00Z">
        <w:r w:rsidR="00D840B9" w:rsidRPr="00721B85">
          <w:rPr>
            <w:rFonts w:cstheme="minorHAnsi"/>
            <w:sz w:val="24"/>
            <w:szCs w:val="24"/>
            <w:rPrChange w:id="306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t>/</w:t>
        </w:r>
      </w:ins>
      <w:del w:id="307" w:author="Jéssica Evangelista" w:date="2018-12-06T18:11:00Z">
        <w:r w:rsidRPr="00721B85" w:rsidDel="00D840B9">
          <w:rPr>
            <w:rFonts w:cstheme="minorHAnsi"/>
            <w:sz w:val="24"/>
            <w:szCs w:val="24"/>
            <w:rPrChange w:id="308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 xml:space="preserve"> </w:delText>
        </w:r>
      </w:del>
      <w:r w:rsidRPr="00721B85">
        <w:rPr>
          <w:rFonts w:cstheme="minorHAnsi"/>
          <w:sz w:val="24"/>
          <w:szCs w:val="24"/>
          <w:rPrChange w:id="309" w:author="Fabiana Agnes" w:date="2018-12-12T10:42:00Z">
            <w:rPr>
              <w:rFonts w:cstheme="minorHAnsi"/>
              <w:sz w:val="24"/>
              <w:szCs w:val="24"/>
            </w:rPr>
          </w:rPrChange>
        </w:rPr>
        <w:t>ou problemas a serem mitigados.</w:t>
      </w:r>
    </w:p>
    <w:p w14:paraId="322E352E" w14:textId="77777777" w:rsidR="009B1C1B" w:rsidRPr="00721B85" w:rsidRDefault="009B1C1B" w:rsidP="009B1C1B">
      <w:pPr>
        <w:rPr>
          <w:rFonts w:cstheme="minorHAnsi"/>
          <w:sz w:val="24"/>
          <w:szCs w:val="24"/>
          <w:rPrChange w:id="310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11" w:author="Fabiana Agnes" w:date="2018-12-12T10:42:00Z">
            <w:rPr>
              <w:rFonts w:cstheme="minorHAnsi"/>
              <w:sz w:val="24"/>
              <w:szCs w:val="24"/>
            </w:rPr>
          </w:rPrChange>
        </w:rPr>
        <w:t>Definição do escopo recorrente e pontual.</w:t>
      </w:r>
    </w:p>
    <w:p w14:paraId="31BAFBA8" w14:textId="60E2862F" w:rsidR="009B1C1B" w:rsidRPr="00721B85" w:rsidRDefault="009B1C1B" w:rsidP="009B1C1B">
      <w:pPr>
        <w:rPr>
          <w:rFonts w:cstheme="minorHAnsi"/>
          <w:sz w:val="24"/>
          <w:szCs w:val="24"/>
          <w:rPrChange w:id="312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13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Identificação dos </w:t>
      </w:r>
      <w:proofErr w:type="spellStart"/>
      <w:r w:rsidRPr="00721B85">
        <w:rPr>
          <w:rFonts w:cstheme="minorHAnsi"/>
          <w:sz w:val="24"/>
          <w:szCs w:val="24"/>
          <w:rPrChange w:id="314" w:author="Fabiana Agnes" w:date="2018-12-12T10:42:00Z">
            <w:rPr>
              <w:rFonts w:cstheme="minorHAnsi"/>
              <w:sz w:val="24"/>
              <w:szCs w:val="24"/>
            </w:rPr>
          </w:rPrChange>
        </w:rPr>
        <w:t>KPIs</w:t>
      </w:r>
      <w:proofErr w:type="spellEnd"/>
      <w:r w:rsidRPr="00721B85">
        <w:rPr>
          <w:rFonts w:cstheme="minorHAnsi"/>
          <w:sz w:val="24"/>
          <w:szCs w:val="24"/>
          <w:rPrChange w:id="315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alvo.</w:t>
      </w:r>
    </w:p>
    <w:p w14:paraId="6D551C9E" w14:textId="77777777" w:rsidR="009B1C1B" w:rsidRPr="00721B85" w:rsidRDefault="009B1C1B" w:rsidP="009B1C1B">
      <w:pPr>
        <w:rPr>
          <w:rFonts w:cstheme="minorHAnsi"/>
          <w:sz w:val="24"/>
          <w:szCs w:val="24"/>
          <w:rPrChange w:id="316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403ABC2D" w14:textId="2C3117DA" w:rsidR="00161224" w:rsidRPr="00721B85" w:rsidRDefault="00161224" w:rsidP="00EA738A">
      <w:pPr>
        <w:pStyle w:val="PargrafodaLista"/>
        <w:numPr>
          <w:ilvl w:val="0"/>
          <w:numId w:val="27"/>
        </w:numPr>
        <w:rPr>
          <w:rFonts w:cstheme="minorHAnsi"/>
          <w:b/>
          <w:sz w:val="24"/>
          <w:szCs w:val="24"/>
          <w:rPrChange w:id="317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318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Execução e</w:t>
      </w:r>
      <w:r w:rsidRPr="00721B85">
        <w:rPr>
          <w:b/>
          <w:rPrChange w:id="319" w:author="Fabiana Agnes" w:date="2018-12-12T10:42:00Z">
            <w:rPr>
              <w:b/>
            </w:rPr>
          </w:rPrChange>
        </w:rPr>
        <w:t xml:space="preserve"> </w:t>
      </w:r>
      <w:r w:rsidRPr="00721B85">
        <w:rPr>
          <w:rFonts w:cstheme="minorHAnsi"/>
          <w:b/>
          <w:sz w:val="24"/>
          <w:szCs w:val="24"/>
          <w:rPrChange w:id="32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Definição da abordagem de trabalho.</w:t>
      </w:r>
    </w:p>
    <w:p w14:paraId="2851D281" w14:textId="77777777" w:rsidR="00161224" w:rsidRPr="00721B85" w:rsidRDefault="00161224" w:rsidP="00161224">
      <w:pPr>
        <w:rPr>
          <w:rFonts w:cstheme="minorHAnsi"/>
          <w:sz w:val="24"/>
          <w:szCs w:val="24"/>
          <w:rPrChange w:id="321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22" w:author="Fabiana Agnes" w:date="2018-12-12T10:42:00Z">
            <w:rPr>
              <w:rFonts w:cstheme="minorHAnsi"/>
              <w:sz w:val="24"/>
              <w:szCs w:val="24"/>
            </w:rPr>
          </w:rPrChange>
        </w:rPr>
        <w:t>Parametrização da solução tecnológica.</w:t>
      </w:r>
    </w:p>
    <w:p w14:paraId="660575A1" w14:textId="77777777" w:rsidR="00161224" w:rsidRPr="00721B85" w:rsidRDefault="00161224" w:rsidP="00161224">
      <w:pPr>
        <w:rPr>
          <w:rFonts w:cstheme="minorHAnsi"/>
          <w:sz w:val="24"/>
          <w:szCs w:val="24"/>
          <w:rPrChange w:id="323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24" w:author="Fabiana Agnes" w:date="2018-12-12T10:42:00Z">
            <w:rPr>
              <w:rFonts w:cstheme="minorHAnsi"/>
              <w:sz w:val="24"/>
              <w:szCs w:val="24"/>
            </w:rPr>
          </w:rPrChange>
        </w:rPr>
        <w:t>Transcrição dos áudios.</w:t>
      </w:r>
    </w:p>
    <w:p w14:paraId="4D816B7D" w14:textId="50F79609" w:rsidR="00161224" w:rsidRPr="00721B85" w:rsidRDefault="00161224" w:rsidP="00161224">
      <w:pPr>
        <w:rPr>
          <w:rFonts w:cstheme="minorHAnsi"/>
          <w:sz w:val="24"/>
          <w:szCs w:val="24"/>
          <w:rPrChange w:id="325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26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Fine </w:t>
      </w:r>
      <w:proofErr w:type="spellStart"/>
      <w:r w:rsidRPr="00721B85">
        <w:rPr>
          <w:rFonts w:cstheme="minorHAnsi"/>
          <w:sz w:val="24"/>
          <w:szCs w:val="24"/>
          <w:rPrChange w:id="327" w:author="Fabiana Agnes" w:date="2018-12-12T10:42:00Z">
            <w:rPr>
              <w:rFonts w:cstheme="minorHAnsi"/>
              <w:sz w:val="24"/>
              <w:szCs w:val="24"/>
            </w:rPr>
          </w:rPrChange>
        </w:rPr>
        <w:t>tuning</w:t>
      </w:r>
      <w:proofErr w:type="spellEnd"/>
      <w:del w:id="328" w:author="Jéssica Evangelista" w:date="2018-12-06T18:12:00Z">
        <w:r w:rsidRPr="00721B85" w:rsidDel="00412DFC">
          <w:rPr>
            <w:rFonts w:cstheme="minorHAnsi"/>
            <w:sz w:val="24"/>
            <w:szCs w:val="24"/>
            <w:rPrChange w:id="329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>.</w:delText>
        </w:r>
      </w:del>
      <w:r w:rsidRPr="00721B85">
        <w:rPr>
          <w:rFonts w:cstheme="minorHAnsi"/>
          <w:sz w:val="24"/>
          <w:szCs w:val="24"/>
          <w:rPrChange w:id="330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processo</w:t>
      </w:r>
      <w:ins w:id="331" w:author="Jéssica Evangelista" w:date="2018-12-06T18:12:00Z">
        <w:r w:rsidR="00412DFC" w:rsidRPr="00721B85">
          <w:rPr>
            <w:rFonts w:cstheme="minorHAnsi"/>
            <w:sz w:val="24"/>
            <w:szCs w:val="24"/>
            <w:rPrChange w:id="332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t>.</w:t>
        </w:r>
      </w:ins>
    </w:p>
    <w:p w14:paraId="5F750200" w14:textId="77777777" w:rsidR="00161224" w:rsidRPr="00721B85" w:rsidRDefault="00161224" w:rsidP="00F02992">
      <w:pPr>
        <w:rPr>
          <w:rFonts w:cstheme="minorHAnsi"/>
          <w:sz w:val="24"/>
          <w:szCs w:val="24"/>
          <w:rPrChange w:id="333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7B082CA1" w14:textId="2EE1956A" w:rsidR="00161224" w:rsidRPr="00721B85" w:rsidRDefault="00161224" w:rsidP="00EA738A">
      <w:pPr>
        <w:pStyle w:val="PargrafodaLista"/>
        <w:numPr>
          <w:ilvl w:val="0"/>
          <w:numId w:val="27"/>
        </w:numPr>
        <w:rPr>
          <w:rFonts w:cstheme="minorHAnsi"/>
          <w:b/>
          <w:sz w:val="24"/>
          <w:szCs w:val="24"/>
          <w:rPrChange w:id="334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proofErr w:type="spellStart"/>
      <w:r w:rsidRPr="00721B85">
        <w:rPr>
          <w:rFonts w:cstheme="minorHAnsi"/>
          <w:b/>
          <w:sz w:val="24"/>
          <w:szCs w:val="24"/>
          <w:rPrChange w:id="335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Findings</w:t>
      </w:r>
      <w:proofErr w:type="spellEnd"/>
      <w:r w:rsidRPr="00721B85">
        <w:rPr>
          <w:rFonts w:cstheme="minorHAnsi"/>
          <w:b/>
          <w:sz w:val="24"/>
          <w:szCs w:val="24"/>
          <w:rPrChange w:id="336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 xml:space="preserve"> e resultados</w:t>
      </w:r>
    </w:p>
    <w:p w14:paraId="35D0982E" w14:textId="77777777" w:rsidR="00161224" w:rsidRPr="00721B85" w:rsidRDefault="00161224" w:rsidP="00161224">
      <w:pPr>
        <w:rPr>
          <w:rFonts w:cstheme="minorHAnsi"/>
          <w:sz w:val="24"/>
          <w:szCs w:val="24"/>
          <w:rPrChange w:id="337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38" w:author="Fabiana Agnes" w:date="2018-12-12T10:42:00Z">
            <w:rPr>
              <w:rFonts w:cstheme="minorHAnsi"/>
              <w:sz w:val="24"/>
              <w:szCs w:val="24"/>
            </w:rPr>
          </w:rPrChange>
        </w:rPr>
        <w:t>Obtenção dos outputs recorrentes e pontuais.</w:t>
      </w:r>
    </w:p>
    <w:p w14:paraId="1E6AE8EA" w14:textId="5DF4196A" w:rsidR="00161224" w:rsidRPr="00721B85" w:rsidRDefault="00161224" w:rsidP="00161224">
      <w:pPr>
        <w:rPr>
          <w:rFonts w:cstheme="minorHAnsi"/>
          <w:sz w:val="24"/>
          <w:szCs w:val="24"/>
          <w:rPrChange w:id="339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40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Análise dos </w:t>
      </w:r>
      <w:proofErr w:type="spellStart"/>
      <w:r w:rsidRPr="00721B85">
        <w:rPr>
          <w:rFonts w:cstheme="minorHAnsi"/>
          <w:sz w:val="24"/>
          <w:szCs w:val="24"/>
          <w:rPrChange w:id="341" w:author="Fabiana Agnes" w:date="2018-12-12T10:42:00Z">
            <w:rPr>
              <w:rFonts w:cstheme="minorHAnsi"/>
              <w:sz w:val="24"/>
              <w:szCs w:val="24"/>
            </w:rPr>
          </w:rPrChange>
        </w:rPr>
        <w:t>dashboards</w:t>
      </w:r>
      <w:proofErr w:type="spellEnd"/>
      <w:r w:rsidRPr="00721B85">
        <w:rPr>
          <w:rFonts w:cstheme="minorHAnsi"/>
          <w:sz w:val="24"/>
          <w:szCs w:val="24"/>
          <w:rPrChange w:id="342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e relatórios</w:t>
      </w:r>
      <w:ins w:id="343" w:author="Jéssica Evangelista" w:date="2018-12-06T18:12:00Z">
        <w:r w:rsidR="00412DFC" w:rsidRPr="00721B85">
          <w:rPr>
            <w:rFonts w:cstheme="minorHAnsi"/>
            <w:sz w:val="24"/>
            <w:szCs w:val="24"/>
            <w:rPrChange w:id="344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t>.</w:t>
        </w:r>
      </w:ins>
    </w:p>
    <w:p w14:paraId="74531E2F" w14:textId="06762870" w:rsidR="00161224" w:rsidRPr="00721B85" w:rsidRDefault="00161224" w:rsidP="00161224">
      <w:pPr>
        <w:rPr>
          <w:rFonts w:cstheme="minorHAnsi"/>
          <w:sz w:val="24"/>
          <w:szCs w:val="24"/>
          <w:rPrChange w:id="345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46" w:author="Fabiana Agnes" w:date="2018-12-12T10:42:00Z">
            <w:rPr>
              <w:rFonts w:cstheme="minorHAnsi"/>
              <w:sz w:val="24"/>
              <w:szCs w:val="24"/>
            </w:rPr>
          </w:rPrChange>
        </w:rPr>
        <w:t>Análise consultiva dos resultados.</w:t>
      </w:r>
    </w:p>
    <w:p w14:paraId="56743FC8" w14:textId="77777777" w:rsidR="00EA738A" w:rsidRPr="00721B85" w:rsidRDefault="00EA738A" w:rsidP="00161224">
      <w:pPr>
        <w:rPr>
          <w:rFonts w:cstheme="minorHAnsi"/>
          <w:sz w:val="24"/>
          <w:szCs w:val="24"/>
          <w:rPrChange w:id="347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2A61F453" w14:textId="03386213" w:rsidR="00161224" w:rsidRPr="00721B85" w:rsidRDefault="00161224" w:rsidP="00EA738A">
      <w:pPr>
        <w:pStyle w:val="PargrafodaLista"/>
        <w:numPr>
          <w:ilvl w:val="0"/>
          <w:numId w:val="27"/>
        </w:numPr>
        <w:rPr>
          <w:rFonts w:cstheme="minorHAnsi"/>
          <w:b/>
          <w:sz w:val="24"/>
          <w:szCs w:val="24"/>
          <w:rPrChange w:id="348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349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Recomendações e ações</w:t>
      </w:r>
    </w:p>
    <w:p w14:paraId="5AFB2197" w14:textId="77777777" w:rsidR="00161224" w:rsidRPr="00721B85" w:rsidRDefault="00161224" w:rsidP="00161224">
      <w:pPr>
        <w:rPr>
          <w:rFonts w:cstheme="minorHAnsi"/>
          <w:sz w:val="24"/>
          <w:szCs w:val="24"/>
          <w:rPrChange w:id="350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51" w:author="Fabiana Agnes" w:date="2018-12-12T10:42:00Z">
            <w:rPr>
              <w:rFonts w:cstheme="minorHAnsi"/>
              <w:sz w:val="24"/>
              <w:szCs w:val="24"/>
            </w:rPr>
          </w:rPrChange>
        </w:rPr>
        <w:t>Geração consultiva de recomendação de melhorias.</w:t>
      </w:r>
    </w:p>
    <w:p w14:paraId="6F4485DA" w14:textId="77777777" w:rsidR="00161224" w:rsidRPr="00721B85" w:rsidRDefault="00161224" w:rsidP="00161224">
      <w:pPr>
        <w:rPr>
          <w:rFonts w:cstheme="minorHAnsi"/>
          <w:sz w:val="24"/>
          <w:szCs w:val="24"/>
          <w:rPrChange w:id="352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53" w:author="Fabiana Agnes" w:date="2018-12-12T10:42:00Z">
            <w:rPr>
              <w:rFonts w:cstheme="minorHAnsi"/>
              <w:sz w:val="24"/>
              <w:szCs w:val="24"/>
            </w:rPr>
          </w:rPrChange>
        </w:rPr>
        <w:t>Aplicação e acompanhamento das ações recomendadas.</w:t>
      </w:r>
    </w:p>
    <w:p w14:paraId="32D000E5" w14:textId="6ECEE247" w:rsidR="00161224" w:rsidRPr="00721B85" w:rsidRDefault="00161224" w:rsidP="00161224">
      <w:pPr>
        <w:rPr>
          <w:rFonts w:cstheme="minorHAnsi"/>
          <w:sz w:val="24"/>
          <w:szCs w:val="24"/>
          <w:rPrChange w:id="354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55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Análise dos </w:t>
      </w:r>
      <w:proofErr w:type="spellStart"/>
      <w:r w:rsidRPr="00721B85">
        <w:rPr>
          <w:rFonts w:cstheme="minorHAnsi"/>
          <w:sz w:val="24"/>
          <w:szCs w:val="24"/>
          <w:rPrChange w:id="356" w:author="Fabiana Agnes" w:date="2018-12-12T10:42:00Z">
            <w:rPr>
              <w:rFonts w:cstheme="minorHAnsi"/>
              <w:sz w:val="24"/>
              <w:szCs w:val="24"/>
            </w:rPr>
          </w:rPrChange>
        </w:rPr>
        <w:t>KPI</w:t>
      </w:r>
      <w:ins w:id="357" w:author="Jéssica Evangelista" w:date="2018-12-06T18:12:00Z">
        <w:r w:rsidR="00412DFC" w:rsidRPr="00721B85">
          <w:rPr>
            <w:rFonts w:cstheme="minorHAnsi"/>
            <w:sz w:val="24"/>
            <w:szCs w:val="24"/>
            <w:rPrChange w:id="358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t>s</w:t>
        </w:r>
      </w:ins>
      <w:proofErr w:type="spellEnd"/>
      <w:r w:rsidRPr="00721B85">
        <w:rPr>
          <w:rFonts w:cstheme="minorHAnsi"/>
          <w:sz w:val="24"/>
          <w:szCs w:val="24"/>
          <w:rPrChange w:id="359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envolvidos.</w:t>
      </w:r>
    </w:p>
    <w:p w14:paraId="032D8A1A" w14:textId="70BF1F0A" w:rsidR="00161224" w:rsidRPr="00721B85" w:rsidRDefault="00161224" w:rsidP="00161224">
      <w:pPr>
        <w:rPr>
          <w:rFonts w:cstheme="minorHAnsi"/>
          <w:sz w:val="24"/>
          <w:szCs w:val="24"/>
          <w:rPrChange w:id="360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61" w:author="Fabiana Agnes" w:date="2018-12-12T10:42:00Z">
            <w:rPr>
              <w:rFonts w:cstheme="minorHAnsi"/>
              <w:sz w:val="24"/>
              <w:szCs w:val="24"/>
            </w:rPr>
          </w:rPrChange>
        </w:rPr>
        <w:t>Retro</w:t>
      </w:r>
      <w:del w:id="362" w:author="Jéssica Evangelista" w:date="2018-12-06T18:12:00Z">
        <w:r w:rsidRPr="00721B85" w:rsidDel="00412DFC">
          <w:rPr>
            <w:rFonts w:cstheme="minorHAnsi"/>
            <w:sz w:val="24"/>
            <w:szCs w:val="24"/>
            <w:rPrChange w:id="363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 xml:space="preserve"> </w:delText>
        </w:r>
      </w:del>
      <w:r w:rsidRPr="00721B85">
        <w:rPr>
          <w:rFonts w:cstheme="minorHAnsi"/>
          <w:sz w:val="24"/>
          <w:szCs w:val="24"/>
          <w:rPrChange w:id="364" w:author="Fabiana Agnes" w:date="2018-12-12T10:42:00Z">
            <w:rPr>
              <w:rFonts w:cstheme="minorHAnsi"/>
              <w:sz w:val="24"/>
              <w:szCs w:val="24"/>
            </w:rPr>
          </w:rPrChange>
        </w:rPr>
        <w:t>alimentação e aprendizado.</w:t>
      </w:r>
    </w:p>
    <w:p w14:paraId="74E99D2A" w14:textId="77777777" w:rsidR="002B4581" w:rsidRPr="00721B85" w:rsidRDefault="002B4581" w:rsidP="00161224">
      <w:pPr>
        <w:rPr>
          <w:rFonts w:cstheme="minorHAnsi"/>
          <w:sz w:val="24"/>
          <w:szCs w:val="24"/>
          <w:rPrChange w:id="365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42CAB0B3" w14:textId="0279E7C8" w:rsidR="002B4581" w:rsidRPr="00721B85" w:rsidDel="00721B85" w:rsidRDefault="002B4581" w:rsidP="002B4581">
      <w:pPr>
        <w:rPr>
          <w:del w:id="366" w:author="Fabiana Agnes" w:date="2018-12-12T10:43:00Z"/>
          <w:rFonts w:cstheme="minorHAnsi"/>
          <w:b/>
          <w:color w:val="FF0000"/>
          <w:sz w:val="24"/>
          <w:szCs w:val="24"/>
          <w:rPrChange w:id="367" w:author="Fabiana Agnes" w:date="2018-12-12T10:42:00Z">
            <w:rPr>
              <w:del w:id="368" w:author="Fabiana Agnes" w:date="2018-12-12T10:43:00Z"/>
              <w:rFonts w:cstheme="minorHAnsi"/>
              <w:b/>
              <w:color w:val="FF0000"/>
              <w:sz w:val="24"/>
              <w:szCs w:val="24"/>
            </w:rPr>
          </w:rPrChange>
        </w:rPr>
      </w:pPr>
      <w:del w:id="369" w:author="Fabiana Agnes" w:date="2018-12-12T10:43:00Z">
        <w:r w:rsidRPr="00721B85" w:rsidDel="00721B85">
          <w:rPr>
            <w:rFonts w:cstheme="minorHAnsi"/>
            <w:b/>
            <w:color w:val="FF0000"/>
            <w:sz w:val="24"/>
            <w:szCs w:val="24"/>
            <w:rPrChange w:id="370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</w:rPr>
            </w:rPrChange>
          </w:rPr>
          <w:delText xml:space="preserve">GRÁFICO </w:delText>
        </w:r>
        <w:r w:rsidR="0086136B" w:rsidRPr="00721B85" w:rsidDel="00721B85">
          <w:rPr>
            <w:rFonts w:cstheme="minorHAnsi"/>
            <w:b/>
            <w:color w:val="FF0000"/>
            <w:sz w:val="24"/>
            <w:szCs w:val="24"/>
            <w:rPrChange w:id="371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</w:rPr>
            </w:rPrChange>
          </w:rPr>
          <w:delText>(ppt fala melhor)</w:delText>
        </w:r>
      </w:del>
    </w:p>
    <w:p w14:paraId="32CC44E4" w14:textId="428DC71F" w:rsidR="002B4581" w:rsidRPr="00721B85" w:rsidRDefault="002B4581" w:rsidP="002B4581">
      <w:pPr>
        <w:rPr>
          <w:rFonts w:cstheme="minorHAnsi"/>
          <w:b/>
          <w:color w:val="FF0000"/>
          <w:sz w:val="24"/>
          <w:szCs w:val="24"/>
          <w:rPrChange w:id="372" w:author="Fabiana Agnes" w:date="2018-12-12T10:42:00Z">
            <w:rPr>
              <w:rFonts w:cstheme="minorHAnsi"/>
              <w:b/>
              <w:color w:val="FF0000"/>
              <w:sz w:val="24"/>
              <w:szCs w:val="24"/>
            </w:rPr>
          </w:rPrChange>
        </w:rPr>
      </w:pPr>
      <w:r w:rsidRPr="00721B85">
        <w:rPr>
          <w:rFonts w:cstheme="minorHAnsi"/>
          <w:b/>
          <w:color w:val="FF0000"/>
          <w:sz w:val="24"/>
          <w:szCs w:val="24"/>
          <w:rPrChange w:id="373" w:author="Fabiana Agnes" w:date="2018-12-12T10:42:00Z">
            <w:rPr>
              <w:rFonts w:cstheme="minorHAnsi"/>
              <w:b/>
              <w:color w:val="FF0000"/>
              <w:sz w:val="24"/>
              <w:szCs w:val="24"/>
            </w:rPr>
          </w:rPrChange>
        </w:rPr>
        <w:lastRenderedPageBreak/>
        <w:t>Dentro do gráfico são essas duas informações:</w:t>
      </w:r>
    </w:p>
    <w:p w14:paraId="47026948" w14:textId="59695833" w:rsidR="002B4581" w:rsidRPr="00721B85" w:rsidRDefault="002B4581" w:rsidP="002B4581">
      <w:pPr>
        <w:rPr>
          <w:rFonts w:cstheme="minorHAnsi"/>
          <w:sz w:val="24"/>
          <w:szCs w:val="24"/>
          <w:rPrChange w:id="374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sz w:val="24"/>
          <w:szCs w:val="24"/>
          <w:rPrChange w:id="37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Incremento de </w:t>
      </w:r>
      <w:ins w:id="376" w:author="Jéssica Evangelista" w:date="2018-12-06T18:12:00Z">
        <w:r w:rsidR="00412DFC" w:rsidRPr="00721B85">
          <w:rPr>
            <w:rFonts w:cstheme="minorHAnsi"/>
            <w:sz w:val="24"/>
            <w:szCs w:val="24"/>
            <w:rPrChange w:id="377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P</w:t>
        </w:r>
      </w:ins>
      <w:del w:id="378" w:author="Jéssica Evangelista" w:date="2018-12-06T18:12:00Z">
        <w:r w:rsidRPr="00721B85" w:rsidDel="00412DFC">
          <w:rPr>
            <w:rFonts w:cstheme="minorHAnsi"/>
            <w:sz w:val="24"/>
            <w:szCs w:val="24"/>
            <w:rPrChange w:id="379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delText>p</w:delText>
        </w:r>
      </w:del>
      <w:r w:rsidRPr="00721B85">
        <w:rPr>
          <w:rFonts w:cstheme="minorHAnsi"/>
          <w:sz w:val="24"/>
          <w:szCs w:val="24"/>
          <w:rPrChange w:id="380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erformance</w:t>
      </w:r>
      <w:ins w:id="381" w:author="Jéssica Evangelista" w:date="2018-12-06T18:12:00Z">
        <w:r w:rsidR="00412DFC" w:rsidRPr="00721B85">
          <w:rPr>
            <w:rFonts w:cstheme="minorHAnsi"/>
            <w:sz w:val="24"/>
            <w:szCs w:val="24"/>
            <w:rPrChange w:id="382" w:author="Fabiana Agnes" w:date="2018-12-12T10:42:00Z">
              <w:rPr>
                <w:rFonts w:cstheme="minorHAnsi"/>
                <w:sz w:val="24"/>
                <w:szCs w:val="24"/>
                <w:highlight w:val="yellow"/>
              </w:rPr>
            </w:rPrChange>
          </w:rPr>
          <w:t>.</w:t>
        </w:r>
      </w:ins>
      <w:r w:rsidRPr="00721B85">
        <w:rPr>
          <w:rFonts w:cstheme="minorHAnsi"/>
          <w:sz w:val="24"/>
          <w:szCs w:val="24"/>
          <w:rPrChange w:id="383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 xml:space="preserve"> </w:t>
      </w:r>
    </w:p>
    <w:p w14:paraId="15DCC874" w14:textId="3662FD32" w:rsidR="002B4581" w:rsidRPr="00721B85" w:rsidRDefault="002B4581" w:rsidP="002B4581">
      <w:pPr>
        <w:rPr>
          <w:rFonts w:cstheme="minorHAnsi"/>
          <w:sz w:val="24"/>
          <w:szCs w:val="24"/>
          <w:rPrChange w:id="384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385" w:author="Fabiana Agnes" w:date="2018-12-12T10:42:00Z">
            <w:rPr>
              <w:rFonts w:cstheme="minorHAnsi"/>
              <w:sz w:val="24"/>
              <w:szCs w:val="24"/>
              <w:highlight w:val="yellow"/>
            </w:rPr>
          </w:rPrChange>
        </w:rPr>
        <w:t>Qualidade e satisfação dos clientes</w:t>
      </w:r>
      <w:ins w:id="386" w:author="Jéssica Evangelista" w:date="2018-12-06T18:12:00Z">
        <w:r w:rsidR="00412DFC" w:rsidRPr="00721B85">
          <w:rPr>
            <w:rFonts w:cstheme="minorHAnsi"/>
            <w:sz w:val="24"/>
            <w:szCs w:val="24"/>
          </w:rPr>
          <w:t>.</w:t>
        </w:r>
      </w:ins>
    </w:p>
    <w:p w14:paraId="7FE233D5" w14:textId="77777777" w:rsidR="00F02992" w:rsidRPr="00721B85" w:rsidRDefault="00F02992" w:rsidP="00F04B12">
      <w:pPr>
        <w:rPr>
          <w:rFonts w:cstheme="minorHAnsi"/>
          <w:b/>
          <w:color w:val="FF0000"/>
          <w:sz w:val="24"/>
          <w:szCs w:val="24"/>
          <w:rPrChange w:id="387" w:author="Fabiana Agnes" w:date="2018-12-12T10:42:00Z">
            <w:rPr>
              <w:rFonts w:cstheme="minorHAnsi"/>
              <w:b/>
              <w:color w:val="FF0000"/>
              <w:sz w:val="24"/>
              <w:szCs w:val="24"/>
            </w:rPr>
          </w:rPrChange>
        </w:rPr>
      </w:pPr>
    </w:p>
    <w:p w14:paraId="1F8595A7" w14:textId="19BDA239" w:rsidR="00EA79F6" w:rsidRPr="00721B85" w:rsidRDefault="002B4581" w:rsidP="00EA79F6">
      <w:pPr>
        <w:rPr>
          <w:rFonts w:cstheme="minorHAnsi"/>
          <w:b/>
          <w:color w:val="E36C0A" w:themeColor="accent6" w:themeShade="BF"/>
          <w:sz w:val="32"/>
          <w:szCs w:val="32"/>
          <w:rPrChange w:id="388" w:author="Fabiana Agnes" w:date="2018-12-12T10:42:00Z">
            <w:rPr>
              <w:rFonts w:cstheme="minorHAnsi"/>
              <w:b/>
              <w:color w:val="E36C0A" w:themeColor="accent6" w:themeShade="BF"/>
              <w:sz w:val="32"/>
              <w:szCs w:val="32"/>
            </w:rPr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389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SPEECH ANALYTICS</w:t>
      </w:r>
      <w:r w:rsidR="0086136B" w:rsidRPr="00721B85">
        <w:rPr>
          <w:rFonts w:cstheme="minorHAnsi"/>
          <w:color w:val="548DD4" w:themeColor="text2" w:themeTint="99"/>
          <w:sz w:val="32"/>
          <w:szCs w:val="32"/>
          <w:rPrChange w:id="390" w:author="Fabiana Agnes" w:date="2018-12-12T10:42:00Z">
            <w:rPr>
              <w:rFonts w:cstheme="minorHAnsi"/>
              <w:color w:val="548DD4" w:themeColor="text2" w:themeTint="99"/>
              <w:sz w:val="32"/>
              <w:szCs w:val="32"/>
            </w:rPr>
          </w:rPrChange>
        </w:rPr>
        <w:t xml:space="preserve"> </w:t>
      </w:r>
      <w:del w:id="391" w:author="Fabiana Agnes" w:date="2018-12-12T10:43:00Z">
        <w:r w:rsidR="0086136B" w:rsidRPr="00721B85" w:rsidDel="00721B85">
          <w:rPr>
            <w:rFonts w:cstheme="minorHAnsi"/>
            <w:color w:val="FF0000"/>
            <w:sz w:val="32"/>
            <w:szCs w:val="32"/>
            <w:rPrChange w:id="392" w:author="Fabiana Agnes" w:date="2018-12-12T10:42:00Z">
              <w:rPr>
                <w:rFonts w:cstheme="minorHAnsi"/>
                <w:color w:val="FF0000"/>
                <w:sz w:val="32"/>
                <w:szCs w:val="32"/>
              </w:rPr>
            </w:rPrChange>
          </w:rPr>
          <w:delText>(no ppt explica melhor essa parte)</w:delText>
        </w:r>
      </w:del>
    </w:p>
    <w:p w14:paraId="2EE82835" w14:textId="77777777" w:rsidR="00EA738A" w:rsidRPr="00721B85" w:rsidRDefault="00EA738A" w:rsidP="00EA738A">
      <w:pPr>
        <w:rPr>
          <w:rFonts w:cstheme="minorHAnsi"/>
          <w:color w:val="000000" w:themeColor="text1"/>
          <w:sz w:val="24"/>
          <w:szCs w:val="24"/>
          <w:rPrChange w:id="393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color w:val="000000" w:themeColor="text1"/>
          <w:sz w:val="24"/>
          <w:szCs w:val="24"/>
          <w:rPrChange w:id="394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Nossa plataforma de speech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395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analytics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396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–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397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Eureka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398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da </w:t>
      </w:r>
      <w:proofErr w:type="spellStart"/>
      <w:proofErr w:type="gramStart"/>
      <w:r w:rsidRPr="00721B85">
        <w:rPr>
          <w:rFonts w:cstheme="minorHAnsi"/>
          <w:color w:val="000000" w:themeColor="text1"/>
          <w:sz w:val="24"/>
          <w:szCs w:val="24"/>
          <w:rPrChange w:id="399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CallMiner</w:t>
      </w:r>
      <w:proofErr w:type="spellEnd"/>
      <w:proofErr w:type="gramEnd"/>
      <w:r w:rsidRPr="00721B85">
        <w:rPr>
          <w:rFonts w:cstheme="minorHAnsi"/>
          <w:color w:val="000000" w:themeColor="text1"/>
          <w:sz w:val="24"/>
          <w:szCs w:val="24"/>
          <w:rPrChange w:id="400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- utiliza Inteligência Artificial (IA) e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401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Machine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402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Learning (ML) para analisar cada interação com o cliente, em todos os canais, transformando-se em uma poderosa ferramenta para você elevar a experiência dos clientes e otimizar seus resultados.</w:t>
      </w:r>
    </w:p>
    <w:p w14:paraId="1B5B4DED" w14:textId="77777777" w:rsidR="00EA738A" w:rsidRPr="00721B85" w:rsidRDefault="00EA738A" w:rsidP="00EA738A">
      <w:pPr>
        <w:rPr>
          <w:rFonts w:cstheme="minorHAnsi"/>
          <w:color w:val="000000" w:themeColor="text1"/>
          <w:sz w:val="24"/>
          <w:szCs w:val="24"/>
          <w:rPrChange w:id="403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color w:val="000000" w:themeColor="text1"/>
          <w:sz w:val="24"/>
          <w:szCs w:val="24"/>
          <w:rPrChange w:id="404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A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405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Eureka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406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da </w:t>
      </w:r>
      <w:proofErr w:type="spellStart"/>
      <w:proofErr w:type="gramStart"/>
      <w:r w:rsidRPr="00721B85">
        <w:rPr>
          <w:rFonts w:cstheme="minorHAnsi"/>
          <w:color w:val="000000" w:themeColor="text1"/>
          <w:sz w:val="24"/>
          <w:szCs w:val="24"/>
          <w:rPrChange w:id="407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CallMiner</w:t>
      </w:r>
      <w:proofErr w:type="spellEnd"/>
      <w:proofErr w:type="gramEnd"/>
      <w:r w:rsidRPr="00721B85">
        <w:rPr>
          <w:rFonts w:cstheme="minorHAnsi"/>
          <w:color w:val="000000" w:themeColor="text1"/>
          <w:sz w:val="24"/>
          <w:szCs w:val="24"/>
          <w:rPrChange w:id="408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409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Eureka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410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é uma plataforma de análise de fala e envolvimento do cliente baseada em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411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SaaS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412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que aproveita a IA e ML para capturar, transcrever e revelar insights de 100% das interações da sua empresa com seus clientes. </w:t>
      </w:r>
    </w:p>
    <w:p w14:paraId="354BF645" w14:textId="1C127695" w:rsidR="0086136B" w:rsidRPr="00721B85" w:rsidRDefault="00EA738A" w:rsidP="00EA738A">
      <w:pPr>
        <w:rPr>
          <w:rFonts w:cstheme="minorHAnsi"/>
          <w:color w:val="000000" w:themeColor="text1"/>
          <w:sz w:val="24"/>
          <w:szCs w:val="24"/>
        </w:rPr>
      </w:pPr>
      <w:r w:rsidRPr="00721B85">
        <w:rPr>
          <w:rFonts w:cstheme="minorHAnsi"/>
          <w:color w:val="000000" w:themeColor="text1"/>
          <w:sz w:val="24"/>
          <w:szCs w:val="24"/>
          <w:rPrChange w:id="413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A inteligência consultiva da MEX associada </w:t>
      </w:r>
      <w:del w:id="414" w:author="Jéssica Evangelista" w:date="2018-12-06T18:13:00Z">
        <w:r w:rsidRPr="00721B85" w:rsidDel="00412DFC">
          <w:rPr>
            <w:rFonts w:cstheme="minorHAnsi"/>
            <w:color w:val="000000" w:themeColor="text1"/>
            <w:sz w:val="24"/>
            <w:szCs w:val="24"/>
            <w:rPrChange w:id="415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delText xml:space="preserve">a </w:delText>
        </w:r>
      </w:del>
      <w:ins w:id="416" w:author="Jéssica Evangelista" w:date="2018-12-06T18:13:00Z">
        <w:r w:rsidR="00412DFC" w:rsidRPr="00721B85">
          <w:rPr>
            <w:rFonts w:cstheme="minorHAnsi"/>
            <w:color w:val="000000" w:themeColor="text1"/>
            <w:sz w:val="24"/>
            <w:szCs w:val="24"/>
            <w:rPrChange w:id="417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t xml:space="preserve">à </w:t>
        </w:r>
      </w:ins>
      <w:r w:rsidRPr="00721B85">
        <w:rPr>
          <w:rFonts w:cstheme="minorHAnsi"/>
          <w:color w:val="000000" w:themeColor="text1"/>
          <w:sz w:val="24"/>
          <w:szCs w:val="24"/>
          <w:rPrChange w:id="418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plataforma </w:t>
      </w:r>
      <w:proofErr w:type="spellStart"/>
      <w:r w:rsidRPr="00721B85">
        <w:rPr>
          <w:rFonts w:cstheme="minorHAnsi"/>
          <w:color w:val="000000" w:themeColor="text1"/>
          <w:sz w:val="24"/>
          <w:szCs w:val="24"/>
          <w:rPrChange w:id="419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Eureka</w:t>
      </w:r>
      <w:proofErr w:type="spellEnd"/>
      <w:r w:rsidRPr="00721B85">
        <w:rPr>
          <w:rFonts w:cstheme="minorHAnsi"/>
          <w:color w:val="000000" w:themeColor="text1"/>
          <w:sz w:val="24"/>
          <w:szCs w:val="24"/>
          <w:rPrChange w:id="420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possibilita </w:t>
      </w:r>
      <w:del w:id="421" w:author="Jéssica Evangelista" w:date="2018-12-06T18:13:00Z">
        <w:r w:rsidRPr="00721B85" w:rsidDel="00412DFC">
          <w:rPr>
            <w:rFonts w:cstheme="minorHAnsi"/>
            <w:color w:val="000000" w:themeColor="text1"/>
            <w:sz w:val="24"/>
            <w:szCs w:val="24"/>
            <w:rPrChange w:id="422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delText xml:space="preserve">a </w:delText>
        </w:r>
      </w:del>
      <w:r w:rsidRPr="00721B85">
        <w:rPr>
          <w:rFonts w:cstheme="minorHAnsi"/>
          <w:color w:val="000000" w:themeColor="text1"/>
          <w:sz w:val="24"/>
          <w:szCs w:val="24"/>
          <w:rPrChange w:id="423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você impulsionar de forma mais eficaz a experiência do cliente, a </w:t>
      </w:r>
      <w:proofErr w:type="gramStart"/>
      <w:r w:rsidRPr="00721B85">
        <w:rPr>
          <w:rFonts w:cstheme="minorHAnsi"/>
          <w:color w:val="000000" w:themeColor="text1"/>
          <w:sz w:val="24"/>
          <w:szCs w:val="24"/>
          <w:rPrChange w:id="424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otimização</w:t>
      </w:r>
      <w:proofErr w:type="gramEnd"/>
      <w:r w:rsidRPr="00721B85">
        <w:rPr>
          <w:rFonts w:cstheme="minorHAnsi"/>
          <w:color w:val="000000" w:themeColor="text1"/>
          <w:sz w:val="24"/>
          <w:szCs w:val="24"/>
          <w:rPrChange w:id="425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 xml:space="preserve"> do seu </w:t>
      </w:r>
      <w:del w:id="426" w:author="Jéssica Evangelista" w:date="2018-12-06T18:13:00Z">
        <w:r w:rsidRPr="00721B85" w:rsidDel="00412DFC">
          <w:rPr>
            <w:rFonts w:cstheme="minorHAnsi"/>
            <w:color w:val="000000" w:themeColor="text1"/>
            <w:sz w:val="24"/>
            <w:szCs w:val="24"/>
            <w:rPrChange w:id="427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delText xml:space="preserve">call </w:delText>
        </w:r>
      </w:del>
      <w:proofErr w:type="spellStart"/>
      <w:ins w:id="428" w:author="Jéssica Evangelista" w:date="2018-12-06T18:13:00Z">
        <w:r w:rsidR="00412DFC" w:rsidRPr="00721B85">
          <w:rPr>
            <w:rFonts w:cstheme="minorHAnsi"/>
            <w:color w:val="000000" w:themeColor="text1"/>
            <w:sz w:val="24"/>
            <w:szCs w:val="24"/>
            <w:rPrChange w:id="429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t>Call</w:t>
        </w:r>
        <w:proofErr w:type="spellEnd"/>
        <w:r w:rsidR="00412DFC" w:rsidRPr="00721B85">
          <w:rPr>
            <w:rFonts w:cstheme="minorHAnsi"/>
            <w:color w:val="000000" w:themeColor="text1"/>
            <w:sz w:val="24"/>
            <w:szCs w:val="24"/>
            <w:rPrChange w:id="430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t xml:space="preserve"> </w:t>
        </w:r>
      </w:ins>
      <w:del w:id="431" w:author="Jéssica Evangelista" w:date="2018-12-06T18:13:00Z">
        <w:r w:rsidRPr="00721B85" w:rsidDel="00412DFC">
          <w:rPr>
            <w:rFonts w:cstheme="minorHAnsi"/>
            <w:color w:val="000000" w:themeColor="text1"/>
            <w:sz w:val="24"/>
            <w:szCs w:val="24"/>
            <w:rPrChange w:id="432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delText>center</w:delText>
        </w:r>
      </w:del>
      <w:ins w:id="433" w:author="Jéssica Evangelista" w:date="2018-12-06T18:13:00Z">
        <w:r w:rsidR="00412DFC" w:rsidRPr="00721B85">
          <w:rPr>
            <w:rFonts w:cstheme="minorHAnsi"/>
            <w:color w:val="000000" w:themeColor="text1"/>
            <w:sz w:val="24"/>
            <w:szCs w:val="24"/>
            <w:rPrChange w:id="434" w:author="Fabiana Agnes" w:date="2018-12-12T10:42:00Z">
              <w:rPr>
                <w:rFonts w:cstheme="minorHAnsi"/>
                <w:color w:val="000000" w:themeColor="text1"/>
                <w:sz w:val="24"/>
                <w:szCs w:val="24"/>
                <w:highlight w:val="yellow"/>
              </w:rPr>
            </w:rPrChange>
          </w:rPr>
          <w:t>Center</w:t>
        </w:r>
      </w:ins>
      <w:r w:rsidRPr="00721B85">
        <w:rPr>
          <w:rFonts w:cstheme="minorHAnsi"/>
          <w:color w:val="000000" w:themeColor="text1"/>
          <w:sz w:val="24"/>
          <w:szCs w:val="24"/>
          <w:rPrChange w:id="435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, a eficácia da venda, a redução de custos e a mitigação de riscos.</w:t>
      </w:r>
    </w:p>
    <w:p w14:paraId="7ACEF842" w14:textId="77777777" w:rsidR="00EA738A" w:rsidRPr="00721B85" w:rsidRDefault="00EA738A" w:rsidP="00EA738A">
      <w:pPr>
        <w:rPr>
          <w:rFonts w:cstheme="minorHAnsi"/>
          <w:b/>
          <w:color w:val="000000" w:themeColor="text1"/>
          <w:sz w:val="24"/>
          <w:szCs w:val="24"/>
          <w:rPrChange w:id="436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</w:rPr>
          </w:rPrChange>
        </w:rPr>
      </w:pPr>
    </w:p>
    <w:p w14:paraId="3E3394D3" w14:textId="01EC510D" w:rsidR="0086136B" w:rsidRPr="00721B85" w:rsidRDefault="0086136B" w:rsidP="00354179">
      <w:pPr>
        <w:rPr>
          <w:rFonts w:cstheme="minorHAnsi"/>
          <w:b/>
          <w:color w:val="000000" w:themeColor="text1"/>
          <w:sz w:val="24"/>
          <w:szCs w:val="24"/>
          <w:rPrChange w:id="437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color w:val="000000" w:themeColor="text1"/>
          <w:sz w:val="24"/>
          <w:szCs w:val="24"/>
          <w:rPrChange w:id="438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>EUREKA - selos</w:t>
      </w:r>
    </w:p>
    <w:p w14:paraId="6BA82EDE" w14:textId="2F3C231D" w:rsidR="0086136B" w:rsidRPr="00721B85" w:rsidRDefault="0086136B" w:rsidP="0086136B">
      <w:pPr>
        <w:rPr>
          <w:rPrChange w:id="439" w:author="Fabiana Agnes" w:date="2018-12-12T10:42:00Z">
            <w:rPr>
              <w:highlight w:val="yellow"/>
            </w:rPr>
          </w:rPrChange>
        </w:rPr>
      </w:pPr>
      <w:r w:rsidRPr="00721B85">
        <w:rPr>
          <w:rFonts w:cstheme="minorHAnsi"/>
          <w:b/>
          <w:color w:val="000000" w:themeColor="text1"/>
          <w:sz w:val="24"/>
          <w:szCs w:val="24"/>
          <w:rPrChange w:id="440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>FORRESTE - selo</w:t>
      </w:r>
      <w:r w:rsidRPr="00721B85">
        <w:rPr>
          <w:rPrChange w:id="441" w:author="Fabiana Agnes" w:date="2018-12-12T10:42:00Z">
            <w:rPr>
              <w:highlight w:val="yellow"/>
            </w:rPr>
          </w:rPrChange>
        </w:rPr>
        <w:t>s</w:t>
      </w:r>
    </w:p>
    <w:p w14:paraId="314B2745" w14:textId="59392FD1" w:rsidR="0086136B" w:rsidRPr="00721B85" w:rsidRDefault="0086136B" w:rsidP="0086136B">
      <w:pPr>
        <w:rPr>
          <w:rFonts w:cstheme="minorHAnsi"/>
          <w:b/>
          <w:color w:val="000000" w:themeColor="text1"/>
          <w:sz w:val="24"/>
          <w:szCs w:val="24"/>
          <w:rPrChange w:id="442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b/>
          <w:color w:val="000000" w:themeColor="text1"/>
          <w:sz w:val="24"/>
          <w:szCs w:val="24"/>
          <w:rPrChange w:id="443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 xml:space="preserve">A </w:t>
      </w:r>
      <w:proofErr w:type="spellStart"/>
      <w:proofErr w:type="gramStart"/>
      <w:r w:rsidRPr="00721B85">
        <w:rPr>
          <w:rFonts w:cstheme="minorHAnsi"/>
          <w:b/>
          <w:color w:val="000000" w:themeColor="text1"/>
          <w:sz w:val="24"/>
          <w:szCs w:val="24"/>
          <w:rPrChange w:id="444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>CallMiner</w:t>
      </w:r>
      <w:proofErr w:type="spellEnd"/>
      <w:proofErr w:type="gramEnd"/>
      <w:r w:rsidRPr="00721B85">
        <w:rPr>
          <w:rFonts w:cstheme="minorHAnsi"/>
          <w:b/>
          <w:color w:val="000000" w:themeColor="text1"/>
          <w:sz w:val="24"/>
          <w:szCs w:val="24"/>
          <w:rPrChange w:id="445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 xml:space="preserve"> foi nomeada líder  da The </w:t>
      </w:r>
      <w:proofErr w:type="spellStart"/>
      <w:r w:rsidRPr="00721B85">
        <w:rPr>
          <w:rFonts w:cstheme="minorHAnsi"/>
          <w:b/>
          <w:color w:val="000000" w:themeColor="text1"/>
          <w:sz w:val="24"/>
          <w:szCs w:val="24"/>
          <w:rPrChange w:id="446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>Forrester</w:t>
      </w:r>
      <w:proofErr w:type="spellEnd"/>
      <w:r w:rsidRPr="00721B85">
        <w:rPr>
          <w:rFonts w:cstheme="minorHAnsi"/>
          <w:b/>
          <w:color w:val="000000" w:themeColor="text1"/>
          <w:sz w:val="24"/>
          <w:szCs w:val="24"/>
          <w:rPrChange w:id="447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 xml:space="preserve"> New </w:t>
      </w:r>
      <w:proofErr w:type="spellStart"/>
      <w:r w:rsidRPr="00721B85">
        <w:rPr>
          <w:rFonts w:cstheme="minorHAnsi"/>
          <w:b/>
          <w:color w:val="000000" w:themeColor="text1"/>
          <w:sz w:val="24"/>
          <w:szCs w:val="24"/>
          <w:rPrChange w:id="448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>Wave</w:t>
      </w:r>
      <w:proofErr w:type="spellEnd"/>
      <w:r w:rsidRPr="00721B85">
        <w:rPr>
          <w:rFonts w:cstheme="minorHAnsi"/>
          <w:b/>
          <w:color w:val="000000" w:themeColor="text1"/>
          <w:sz w:val="24"/>
          <w:szCs w:val="24"/>
          <w:rPrChange w:id="449" w:author="Fabiana Agnes" w:date="2018-12-12T10:42:00Z">
            <w:rPr>
              <w:rFonts w:cstheme="minorHAnsi"/>
              <w:b/>
              <w:color w:val="000000" w:themeColor="text1"/>
              <w:sz w:val="24"/>
              <w:szCs w:val="24"/>
              <w:highlight w:val="yellow"/>
            </w:rPr>
          </w:rPrChange>
        </w:rPr>
        <w:t xml:space="preserve"> ™:</w:t>
      </w:r>
    </w:p>
    <w:p w14:paraId="2C310E93" w14:textId="623653C9" w:rsidR="0086136B" w:rsidRPr="00721B85" w:rsidRDefault="0086136B" w:rsidP="0086136B">
      <w:pPr>
        <w:rPr>
          <w:rFonts w:cstheme="minorHAnsi"/>
          <w:color w:val="000000" w:themeColor="text1"/>
          <w:sz w:val="24"/>
          <w:szCs w:val="24"/>
          <w:rPrChange w:id="450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</w:pPr>
      <w:r w:rsidRPr="00721B85">
        <w:rPr>
          <w:rFonts w:cstheme="minorHAnsi"/>
          <w:color w:val="000000" w:themeColor="text1"/>
          <w:sz w:val="24"/>
          <w:szCs w:val="24"/>
          <w:rPrChange w:id="451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Soluções de análise da fala alimentadas por inteligência artificial, 2º trimestre de 2018.</w:t>
      </w:r>
    </w:p>
    <w:p w14:paraId="435C2391" w14:textId="18666B5A" w:rsidR="0086136B" w:rsidRPr="00721B85" w:rsidRDefault="0086136B" w:rsidP="0086136B">
      <w:pPr>
        <w:rPr>
          <w:rFonts w:cstheme="minorHAnsi"/>
          <w:color w:val="000000" w:themeColor="text1"/>
          <w:sz w:val="24"/>
          <w:szCs w:val="24"/>
        </w:rPr>
      </w:pPr>
      <w:r w:rsidRPr="00721B85">
        <w:rPr>
          <w:rFonts w:cstheme="minorHAnsi"/>
          <w:color w:val="000000" w:themeColor="text1"/>
          <w:sz w:val="24"/>
          <w:szCs w:val="24"/>
          <w:rPrChange w:id="452" w:author="Fabiana Agnes" w:date="2018-12-12T10:42:00Z">
            <w:rPr>
              <w:rFonts w:cstheme="minorHAnsi"/>
              <w:color w:val="000000" w:themeColor="text1"/>
              <w:sz w:val="24"/>
              <w:szCs w:val="24"/>
              <w:highlight w:val="yellow"/>
            </w:rPr>
          </w:rPrChange>
        </w:rPr>
        <w:t>“A análise de fala alimentada por inteligência artificial impulsiona agora conversas envolventes com o cliente, mede o sentimento do cliente, revela insights inesperados do cliente, aumenta a eficácia do marketing e melhora as conversas de vendas.”</w:t>
      </w:r>
    </w:p>
    <w:p w14:paraId="7F411C59" w14:textId="77777777" w:rsidR="00721B85" w:rsidRDefault="0086136B" w:rsidP="00354179">
      <w:pPr>
        <w:rPr>
          <w:ins w:id="453" w:author="Fabiana Agnes" w:date="2018-12-12T10:44:00Z"/>
          <w:rFonts w:cstheme="minorHAnsi"/>
          <w:b/>
          <w:color w:val="FF0000"/>
          <w:sz w:val="24"/>
          <w:szCs w:val="24"/>
          <w:u w:val="single"/>
        </w:rPr>
      </w:pPr>
      <w:r w:rsidRPr="00721B85">
        <w:rPr>
          <w:rFonts w:cstheme="minorHAnsi"/>
          <w:b/>
          <w:color w:val="FF0000"/>
          <w:sz w:val="24"/>
          <w:szCs w:val="24"/>
          <w:u w:val="single"/>
          <w:rPrChange w:id="454" w:author="Fabiana Agnes" w:date="2018-12-12T10:42:00Z">
            <w:rPr>
              <w:rFonts w:cstheme="minorHAnsi"/>
              <w:b/>
              <w:color w:val="FF0000"/>
              <w:sz w:val="24"/>
              <w:szCs w:val="24"/>
              <w:u w:val="single"/>
            </w:rPr>
          </w:rPrChange>
        </w:rPr>
        <w:t xml:space="preserve">Gráfico </w:t>
      </w:r>
    </w:p>
    <w:p w14:paraId="39A3D1BA" w14:textId="77777777" w:rsidR="00721B85" w:rsidRDefault="00721B85" w:rsidP="00354179">
      <w:pPr>
        <w:rPr>
          <w:ins w:id="455" w:author="Fabiana Agnes" w:date="2018-12-12T10:44:00Z"/>
          <w:rFonts w:cstheme="minorHAnsi"/>
          <w:b/>
          <w:color w:val="FF0000"/>
          <w:sz w:val="24"/>
          <w:szCs w:val="24"/>
          <w:u w:val="single"/>
        </w:rPr>
      </w:pPr>
      <w:ins w:id="456" w:author="Fabiana Agnes" w:date="2018-12-12T10:44:00Z">
        <w:r>
          <w:rPr>
            <w:rFonts w:cstheme="minorHAnsi"/>
            <w:b/>
            <w:color w:val="FF0000"/>
            <w:sz w:val="24"/>
            <w:szCs w:val="24"/>
            <w:u w:val="single"/>
          </w:rPr>
          <w:t>Tabelas</w:t>
        </w:r>
      </w:ins>
    </w:p>
    <w:p w14:paraId="235D7439" w14:textId="5B9804DD" w:rsidR="009B1C1B" w:rsidRPr="00721B85" w:rsidDel="00721B85" w:rsidRDefault="00721B85" w:rsidP="00721B85">
      <w:pPr>
        <w:rPr>
          <w:del w:id="457" w:author="Fabiana Agnes" w:date="2018-12-12T10:43:00Z"/>
          <w:rFonts w:cstheme="minorHAnsi"/>
          <w:b/>
          <w:color w:val="FF0000"/>
          <w:sz w:val="24"/>
          <w:szCs w:val="24"/>
          <w:u w:val="single"/>
          <w:rPrChange w:id="458" w:author="Fabiana Agnes" w:date="2018-12-12T10:42:00Z">
            <w:rPr>
              <w:del w:id="459" w:author="Fabiana Agnes" w:date="2018-12-12T10:43:00Z"/>
              <w:rFonts w:cstheme="minorHAnsi"/>
              <w:b/>
              <w:color w:val="FF0000"/>
              <w:sz w:val="24"/>
              <w:szCs w:val="24"/>
              <w:u w:val="single"/>
            </w:rPr>
          </w:rPrChange>
        </w:rPr>
        <w:pPrChange w:id="460" w:author="Fabiana Agnes" w:date="2018-12-12T10:43:00Z">
          <w:pPr/>
        </w:pPrChange>
      </w:pPr>
      <w:ins w:id="461" w:author="Fabiana Agnes" w:date="2018-12-12T10:44:00Z">
        <w:r>
          <w:rPr>
            <w:rFonts w:cstheme="minorHAnsi"/>
            <w:b/>
            <w:color w:val="FF0000"/>
            <w:sz w:val="24"/>
            <w:szCs w:val="24"/>
            <w:u w:val="single"/>
          </w:rPr>
          <w:t>Gráfico</w:t>
        </w:r>
      </w:ins>
      <w:del w:id="462" w:author="Fabiana Agnes" w:date="2018-12-12T10:43:00Z">
        <w:r w:rsidR="0086136B" w:rsidRPr="00721B85" w:rsidDel="00721B85">
          <w:rPr>
            <w:rFonts w:cstheme="minorHAnsi"/>
            <w:b/>
            <w:color w:val="FF0000"/>
            <w:sz w:val="24"/>
            <w:szCs w:val="24"/>
            <w:u w:val="single"/>
            <w:rPrChange w:id="463" w:author="Fabiana Agnes" w:date="2018-12-12T10:42:00Z">
              <w:rPr>
                <w:rFonts w:cstheme="minorHAnsi"/>
                <w:b/>
                <w:color w:val="FF0000"/>
                <w:sz w:val="24"/>
                <w:szCs w:val="24"/>
                <w:u w:val="single"/>
              </w:rPr>
            </w:rPrChange>
          </w:rPr>
          <w:delText>– refazer gráficos</w:delText>
        </w:r>
      </w:del>
    </w:p>
    <w:p w14:paraId="56CC575D" w14:textId="7A6BF333" w:rsidR="0086136B" w:rsidRPr="00721B85" w:rsidDel="00721B85" w:rsidRDefault="0086136B" w:rsidP="00354179">
      <w:pPr>
        <w:rPr>
          <w:del w:id="464" w:author="Fabiana Agnes" w:date="2018-12-12T10:45:00Z"/>
          <w:rFonts w:eastAsia="Times New Roman" w:cstheme="minorHAnsi"/>
          <w:color w:val="212121"/>
          <w:sz w:val="24"/>
          <w:szCs w:val="24"/>
          <w:shd w:val="clear" w:color="auto" w:fill="FFFFFF"/>
        </w:rPr>
      </w:pPr>
      <w:del w:id="465" w:author="Fabiana Agnes" w:date="2018-12-12T10:43:00Z">
        <w:r w:rsidRPr="00721B85" w:rsidDel="00721B85">
          <w:rPr>
            <w:rFonts w:eastAsia="Times New Roman" w:cstheme="minorHAnsi"/>
            <w:noProof/>
            <w:color w:val="212121"/>
            <w:sz w:val="24"/>
            <w:szCs w:val="24"/>
            <w:shd w:val="clear" w:color="auto" w:fill="FFFFFF"/>
            <w:lang w:eastAsia="pt-BR"/>
          </w:rPr>
          <w:lastRenderedPageBreak/>
          <w:drawing>
            <wp:inline distT="0" distB="0" distL="0" distR="0" wp14:anchorId="1EFB2009" wp14:editId="6E34CA60">
              <wp:extent cx="2748304" cy="2336800"/>
              <wp:effectExtent l="0" t="0" r="0" b="6350"/>
              <wp:docPr id="10" name="Imagem 9">
                <a:extLst xmlns:a="http://schemas.openxmlformats.org/drawingml/2006/main">
                  <a:ext uri="{FF2B5EF4-FFF2-40B4-BE49-F238E27FC236}">
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5120B1D-CD9E-408E-A881-92B9340AD69E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m 9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5120B1D-CD9E-408E-A881-92B9340AD69E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8809" cy="23372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721B85" w:rsidDel="00721B85">
          <w:rPr>
            <w:noProof/>
            <w:lang w:eastAsia="pt-BR"/>
          </w:rPr>
          <w:delText xml:space="preserve"> </w:delText>
        </w:r>
        <w:r w:rsidRPr="00721B85" w:rsidDel="00721B85">
          <w:rPr>
            <w:rFonts w:eastAsia="Times New Roman" w:cstheme="minorHAnsi"/>
            <w:noProof/>
            <w:color w:val="212121"/>
            <w:sz w:val="24"/>
            <w:szCs w:val="24"/>
            <w:shd w:val="clear" w:color="auto" w:fill="FFFFFF"/>
            <w:lang w:eastAsia="pt-BR"/>
          </w:rPr>
          <w:drawing>
            <wp:inline distT="0" distB="0" distL="0" distR="0" wp14:anchorId="52DE8AB7" wp14:editId="71ADC7B4">
              <wp:extent cx="2495081" cy="2336800"/>
              <wp:effectExtent l="0" t="0" r="635" b="6350"/>
              <wp:docPr id="11" name="Imagem 10">
                <a:extLst xmlns:a="http://schemas.openxmlformats.org/drawingml/2006/main">
                  <a:ext uri="{FF2B5EF4-FFF2-40B4-BE49-F238E27FC236}">
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7BCD3A4-1840-4E34-8106-7DF7D46669E4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m 10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7BCD3A4-1840-4E34-8106-7DF7D46669E4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5142" cy="23368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7BD96C0" w14:textId="0A2B89DB" w:rsidR="009B1C1B" w:rsidRPr="00721B85" w:rsidDel="00721B85" w:rsidRDefault="0086136B" w:rsidP="00721B85">
      <w:pPr>
        <w:rPr>
          <w:del w:id="466" w:author="Fabiana Agnes" w:date="2018-12-12T10:45:00Z"/>
          <w:rFonts w:eastAsia="Times New Roman" w:cstheme="minorHAnsi"/>
          <w:b/>
          <w:color w:val="FF0000"/>
          <w:sz w:val="24"/>
          <w:szCs w:val="24"/>
          <w:u w:val="single"/>
          <w:shd w:val="clear" w:color="auto" w:fill="FFFFFF"/>
          <w:rPrChange w:id="467" w:author="Fabiana Agnes" w:date="2018-12-12T10:42:00Z">
            <w:rPr>
              <w:del w:id="468" w:author="Fabiana Agnes" w:date="2018-12-12T10:45:00Z"/>
              <w:rFonts w:eastAsia="Times New Roman" w:cstheme="minorHAnsi"/>
              <w:b/>
              <w:color w:val="FF0000"/>
              <w:sz w:val="24"/>
              <w:szCs w:val="24"/>
              <w:u w:val="single"/>
              <w:shd w:val="clear" w:color="auto" w:fill="FFFFFF"/>
            </w:rPr>
          </w:rPrChange>
        </w:rPr>
        <w:pPrChange w:id="469" w:author="Fabiana Agnes" w:date="2018-12-12T10:45:00Z">
          <w:pPr/>
        </w:pPrChange>
      </w:pPr>
      <w:del w:id="470" w:author="Fabiana Agnes" w:date="2018-12-12T10:45:00Z">
        <w:r w:rsidRPr="00721B85" w:rsidDel="00721B85">
          <w:rPr>
            <w:rFonts w:eastAsia="Times New Roman" w:cstheme="minorHAnsi"/>
            <w:b/>
            <w:color w:val="FF0000"/>
            <w:sz w:val="24"/>
            <w:szCs w:val="24"/>
            <w:u w:val="single"/>
            <w:shd w:val="clear" w:color="auto" w:fill="FFFFFF"/>
            <w:rPrChange w:id="471" w:author="Fabiana Agnes" w:date="2018-12-12T10:42:00Z">
              <w:rPr>
                <w:rFonts w:eastAsia="Times New Roman" w:cstheme="minorHAnsi"/>
                <w:b/>
                <w:color w:val="FF0000"/>
                <w:sz w:val="24"/>
                <w:szCs w:val="24"/>
                <w:u w:val="single"/>
                <w:shd w:val="clear" w:color="auto" w:fill="FFFFFF"/>
              </w:rPr>
            </w:rPrChange>
          </w:rPr>
          <w:delText>Tabela</w:delText>
        </w:r>
        <w:r w:rsidR="008D406F" w:rsidRPr="00721B85" w:rsidDel="00721B85">
          <w:rPr>
            <w:rFonts w:eastAsia="Times New Roman" w:cstheme="minorHAnsi"/>
            <w:b/>
            <w:color w:val="FF0000"/>
            <w:sz w:val="24"/>
            <w:szCs w:val="24"/>
            <w:u w:val="single"/>
            <w:shd w:val="clear" w:color="auto" w:fill="FFFFFF"/>
            <w:rPrChange w:id="472" w:author="Fabiana Agnes" w:date="2018-12-12T10:42:00Z">
              <w:rPr>
                <w:rFonts w:eastAsia="Times New Roman" w:cstheme="minorHAnsi"/>
                <w:b/>
                <w:color w:val="FF0000"/>
                <w:sz w:val="24"/>
                <w:szCs w:val="24"/>
                <w:u w:val="single"/>
                <w:shd w:val="clear" w:color="auto" w:fill="FFFFFF"/>
              </w:rPr>
            </w:rPrChange>
          </w:rPr>
          <w:delText xml:space="preserve"> (indicado no PPT)</w:delText>
        </w:r>
      </w:del>
    </w:p>
    <w:p w14:paraId="4D6F0ECB" w14:textId="134D1115" w:rsidR="008D406F" w:rsidRPr="00721B85" w:rsidDel="00721B85" w:rsidRDefault="008D406F" w:rsidP="00354179">
      <w:pPr>
        <w:rPr>
          <w:del w:id="473" w:author="Fabiana Agnes" w:date="2018-12-12T10:45:00Z"/>
          <w:rFonts w:eastAsia="Times New Roman" w:cstheme="minorHAnsi"/>
          <w:b/>
          <w:color w:val="FF0000"/>
          <w:sz w:val="24"/>
          <w:szCs w:val="24"/>
          <w:shd w:val="clear" w:color="auto" w:fill="FFFFFF"/>
          <w:rPrChange w:id="474" w:author="Fabiana Agnes" w:date="2018-12-12T10:42:00Z">
            <w:rPr>
              <w:del w:id="475" w:author="Fabiana Agnes" w:date="2018-12-12T10:45:00Z"/>
              <w:rFonts w:eastAsia="Times New Roman" w:cstheme="minorHAnsi"/>
              <w:b/>
              <w:color w:val="FF0000"/>
              <w:sz w:val="24"/>
              <w:szCs w:val="24"/>
              <w:shd w:val="clear" w:color="auto" w:fill="FFFFFF"/>
            </w:rPr>
          </w:rPrChange>
        </w:rPr>
      </w:pPr>
      <w:del w:id="476" w:author="Fabiana Agnes" w:date="2018-12-12T10:45:00Z">
        <w:r w:rsidRPr="00721B85" w:rsidDel="00721B85">
          <w:rPr>
            <w:rFonts w:eastAsia="Times New Roman" w:cstheme="minorHAnsi"/>
            <w:b/>
            <w:color w:val="FF0000"/>
            <w:sz w:val="24"/>
            <w:szCs w:val="24"/>
            <w:shd w:val="clear" w:color="auto" w:fill="FFFFFF"/>
            <w:rPrChange w:id="477" w:author="Fabiana Agnes" w:date="2018-12-12T10:42:00Z">
              <w:rPr>
                <w:rFonts w:eastAsia="Times New Roman" w:cstheme="minorHAnsi"/>
                <w:b/>
                <w:color w:val="FF0000"/>
                <w:sz w:val="24"/>
                <w:szCs w:val="24"/>
                <w:shd w:val="clear" w:color="auto" w:fill="FFFFFF"/>
              </w:rPr>
            </w:rPrChange>
          </w:rPr>
          <w:delText>A tabela é grande, está aqui:</w:delText>
        </w:r>
      </w:del>
    </w:p>
    <w:p w14:paraId="206B59EA" w14:textId="4B73733D" w:rsidR="008D406F" w:rsidRPr="00721B85" w:rsidDel="00721B85" w:rsidRDefault="008D406F" w:rsidP="00354179">
      <w:pPr>
        <w:rPr>
          <w:del w:id="478" w:author="Fabiana Agnes" w:date="2018-12-12T10:45:00Z"/>
          <w:rFonts w:eastAsia="Times New Roman" w:cstheme="minorHAnsi"/>
          <w:b/>
          <w:color w:val="FF0000"/>
          <w:sz w:val="24"/>
          <w:szCs w:val="24"/>
          <w:shd w:val="clear" w:color="auto" w:fill="FFFFFF"/>
          <w:rPrChange w:id="479" w:author="Fabiana Agnes" w:date="2018-12-12T10:42:00Z">
            <w:rPr>
              <w:del w:id="480" w:author="Fabiana Agnes" w:date="2018-12-12T10:45:00Z"/>
              <w:rFonts w:eastAsia="Times New Roman" w:cstheme="minorHAnsi"/>
              <w:b/>
              <w:color w:val="FF0000"/>
              <w:sz w:val="24"/>
              <w:szCs w:val="24"/>
              <w:shd w:val="clear" w:color="auto" w:fill="FFFFFF"/>
            </w:rPr>
          </w:rPrChange>
        </w:rPr>
      </w:pPr>
      <w:del w:id="481" w:author="Fabiana Agnes" w:date="2018-12-12T10:45:00Z">
        <w:r w:rsidRPr="00721B85" w:rsidDel="00721B85">
          <w:rPr>
            <w:rFonts w:eastAsia="Times New Roman" w:cstheme="minorHAnsi"/>
            <w:b/>
            <w:color w:val="FF0000"/>
            <w:sz w:val="24"/>
            <w:szCs w:val="24"/>
            <w:shd w:val="clear" w:color="auto" w:fill="FFFFFF"/>
            <w:rPrChange w:id="482" w:author="Fabiana Agnes" w:date="2018-12-12T10:42:00Z">
              <w:rPr>
                <w:rFonts w:eastAsia="Times New Roman" w:cstheme="minorHAnsi"/>
                <w:b/>
                <w:color w:val="FF0000"/>
                <w:sz w:val="24"/>
                <w:szCs w:val="24"/>
                <w:shd w:val="clear" w:color="auto" w:fill="FFFFFF"/>
              </w:rPr>
            </w:rPrChange>
          </w:rPr>
          <w:delText>Z:\WORK\JOBS Clientes\Andamento\GRUPO PINES\MEX\SITE MEX\01_ATENDIMENTO\Cliente - Recebido\Tabela ajustes</w:delText>
        </w:r>
      </w:del>
    </w:p>
    <w:p w14:paraId="3897645A" w14:textId="2718BE55" w:rsidR="008D406F" w:rsidRPr="00721B85" w:rsidDel="00721B85" w:rsidRDefault="008D406F" w:rsidP="00354179">
      <w:pPr>
        <w:rPr>
          <w:del w:id="483" w:author="Fabiana Agnes" w:date="2018-12-12T10:45:00Z"/>
          <w:rFonts w:eastAsia="Times New Roman" w:cstheme="minorHAnsi"/>
          <w:b/>
          <w:color w:val="FF0000"/>
          <w:sz w:val="24"/>
          <w:szCs w:val="24"/>
          <w:shd w:val="clear" w:color="auto" w:fill="FFFFFF"/>
          <w:rPrChange w:id="484" w:author="Fabiana Agnes" w:date="2018-12-12T10:42:00Z">
            <w:rPr>
              <w:del w:id="485" w:author="Fabiana Agnes" w:date="2018-12-12T10:45:00Z"/>
              <w:rFonts w:eastAsia="Times New Roman" w:cstheme="minorHAnsi"/>
              <w:b/>
              <w:color w:val="FF0000"/>
              <w:sz w:val="24"/>
              <w:szCs w:val="24"/>
              <w:shd w:val="clear" w:color="auto" w:fill="FFFFFF"/>
            </w:rPr>
          </w:rPrChange>
        </w:rPr>
      </w:pPr>
    </w:p>
    <w:p w14:paraId="0B5E00F2" w14:textId="763D699A" w:rsidR="001B3758" w:rsidRPr="00721B85" w:rsidDel="00721B85" w:rsidRDefault="008D406F" w:rsidP="008D406F">
      <w:pPr>
        <w:rPr>
          <w:del w:id="486" w:author="Fabiana Agnes" w:date="2018-12-12T10:45:00Z"/>
          <w:rFonts w:eastAsia="Times New Roman" w:cstheme="minorHAnsi"/>
          <w:b/>
          <w:color w:val="FF0000"/>
          <w:sz w:val="24"/>
          <w:szCs w:val="24"/>
          <w:u w:val="single"/>
          <w:shd w:val="clear" w:color="auto" w:fill="FFFFFF"/>
          <w:rPrChange w:id="487" w:author="Fabiana Agnes" w:date="2018-12-12T10:42:00Z">
            <w:rPr>
              <w:del w:id="488" w:author="Fabiana Agnes" w:date="2018-12-12T10:45:00Z"/>
              <w:rFonts w:eastAsia="Times New Roman" w:cstheme="minorHAnsi"/>
              <w:b/>
              <w:color w:val="FF0000"/>
              <w:sz w:val="24"/>
              <w:szCs w:val="24"/>
              <w:u w:val="single"/>
              <w:shd w:val="clear" w:color="auto" w:fill="FFFFFF"/>
            </w:rPr>
          </w:rPrChange>
        </w:rPr>
      </w:pPr>
      <w:del w:id="489" w:author="Fabiana Agnes" w:date="2018-12-12T10:45:00Z">
        <w:r w:rsidRPr="00721B85" w:rsidDel="00721B85">
          <w:rPr>
            <w:rFonts w:eastAsia="Times New Roman" w:cstheme="minorHAnsi"/>
            <w:b/>
            <w:color w:val="FF0000"/>
            <w:sz w:val="24"/>
            <w:szCs w:val="24"/>
            <w:u w:val="single"/>
            <w:shd w:val="clear" w:color="auto" w:fill="FFFFFF"/>
            <w:rPrChange w:id="490" w:author="Fabiana Agnes" w:date="2018-12-12T10:42:00Z">
              <w:rPr>
                <w:rFonts w:eastAsia="Times New Roman" w:cstheme="minorHAnsi"/>
                <w:b/>
                <w:color w:val="FF0000"/>
                <w:sz w:val="24"/>
                <w:szCs w:val="24"/>
                <w:u w:val="single"/>
                <w:shd w:val="clear" w:color="auto" w:fill="FFFFFF"/>
              </w:rPr>
            </w:rPrChange>
          </w:rPr>
          <w:delText>Gráficos (ajustes no PPT)</w:delText>
        </w:r>
      </w:del>
    </w:p>
    <w:p w14:paraId="0A2B6685" w14:textId="2D09328E" w:rsidR="001B3758" w:rsidRPr="00721B85" w:rsidRDefault="008D406F" w:rsidP="001B3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shd w:val="clear" w:color="auto" w:fill="FFFFFF"/>
        </w:rPr>
      </w:pPr>
      <w:del w:id="491" w:author="Fabiana Agnes" w:date="2018-12-12T10:45:00Z">
        <w:r w:rsidRPr="00721B85" w:rsidDel="00721B85">
          <w:rPr>
            <w:rFonts w:eastAsia="Times New Roman" w:cstheme="minorHAnsi"/>
            <w:b/>
            <w:noProof/>
            <w:color w:val="212121"/>
            <w:sz w:val="24"/>
            <w:szCs w:val="24"/>
            <w:shd w:val="clear" w:color="auto" w:fill="FFFFFF"/>
            <w:lang w:eastAsia="pt-BR"/>
          </w:rPr>
          <w:drawing>
            <wp:inline distT="0" distB="0" distL="0" distR="0" wp14:anchorId="2493EA89" wp14:editId="54E543EE">
              <wp:extent cx="3485662" cy="2344284"/>
              <wp:effectExtent l="0" t="0" r="635" b="0"/>
              <wp:docPr id="9" name="Imagem 4">
                <a:extLst xmlns:a="http://schemas.openxmlformats.org/drawingml/2006/main">
                  <a:ext uri="{FF2B5EF4-FFF2-40B4-BE49-F238E27FC236}">
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5CFA81F-DB64-46C6-83A1-6B201F99D603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4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5CFA81F-DB64-46C6-83A1-6B201F99D603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3"/>
                      <a:srcRect r="44373"/>
                      <a:stretch/>
                    </pic:blipFill>
                    <pic:spPr>
                      <a:xfrm>
                        <a:off x="0" y="0"/>
                        <a:ext cx="3486951" cy="23451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5198EE" w14:textId="65D1DBD7" w:rsidR="00EA79F6" w:rsidRPr="00721B85" w:rsidRDefault="00EA79F6" w:rsidP="00EA79F6">
      <w:pPr>
        <w:pStyle w:val="PargrafodaLista"/>
        <w:rPr>
          <w:rFonts w:cstheme="minorHAnsi"/>
          <w:b/>
          <w:color w:val="C0504D" w:themeColor="accent2"/>
          <w:sz w:val="24"/>
          <w:szCs w:val="24"/>
          <w:rPrChange w:id="492" w:author="Fabiana Agnes" w:date="2018-12-12T10:42:00Z">
            <w:rPr>
              <w:rFonts w:cstheme="minorHAnsi"/>
              <w:b/>
              <w:color w:val="C0504D" w:themeColor="accent2"/>
              <w:sz w:val="24"/>
              <w:szCs w:val="24"/>
            </w:rPr>
          </w:rPrChange>
        </w:rPr>
      </w:pPr>
    </w:p>
    <w:p w14:paraId="03EB6FB1" w14:textId="5AD5B4A6" w:rsidR="00236A0F" w:rsidRPr="00721B85" w:rsidRDefault="008D406F" w:rsidP="008D406F">
      <w:pPr>
        <w:rPr>
          <w:rFonts w:cstheme="minorHAnsi"/>
          <w:b/>
          <w:sz w:val="24"/>
          <w:szCs w:val="24"/>
          <w:rPrChange w:id="493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494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Analisar:</w:t>
      </w:r>
    </w:p>
    <w:p w14:paraId="7F16108B" w14:textId="77777777" w:rsidR="008D406F" w:rsidRPr="00721B85" w:rsidRDefault="008D406F" w:rsidP="008D406F">
      <w:pPr>
        <w:rPr>
          <w:rFonts w:cstheme="minorHAnsi"/>
          <w:sz w:val="24"/>
          <w:szCs w:val="24"/>
          <w:rPrChange w:id="495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496" w:author="Fabiana Agnes" w:date="2018-12-12T10:42:00Z">
            <w:rPr>
              <w:rFonts w:cstheme="minorHAnsi"/>
              <w:sz w:val="24"/>
              <w:szCs w:val="24"/>
            </w:rPr>
          </w:rPrChange>
        </w:rPr>
        <w:t>Análise da fala, transcrição com sentimento, apresentação de escores, visão gráfica de escores, visão gráfica de tendências e mapeamento da jornada dos clientes.</w:t>
      </w:r>
    </w:p>
    <w:p w14:paraId="62EC12C9" w14:textId="1A5DE164" w:rsidR="008D406F" w:rsidRPr="00721B85" w:rsidDel="00721B85" w:rsidRDefault="008D406F" w:rsidP="008D406F">
      <w:pPr>
        <w:rPr>
          <w:del w:id="497" w:author="Fabiana Agnes" w:date="2018-12-12T10:45:00Z"/>
          <w:rFonts w:cstheme="minorHAnsi"/>
          <w:sz w:val="24"/>
          <w:szCs w:val="24"/>
          <w:rPrChange w:id="498" w:author="Fabiana Agnes" w:date="2018-12-12T10:42:00Z">
            <w:rPr>
              <w:del w:id="499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405D1FA4" w14:textId="709BC243" w:rsidR="008D406F" w:rsidRPr="00721B85" w:rsidRDefault="008D406F" w:rsidP="008D406F">
      <w:pPr>
        <w:rPr>
          <w:rFonts w:cstheme="minorHAnsi"/>
          <w:b/>
          <w:sz w:val="24"/>
          <w:szCs w:val="24"/>
          <w:rPrChange w:id="50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501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Acompanhar:</w:t>
      </w:r>
    </w:p>
    <w:p w14:paraId="3F9FA8BE" w14:textId="4F93B536" w:rsidR="008D406F" w:rsidRPr="00721B85" w:rsidRDefault="008D406F" w:rsidP="008D406F">
      <w:pPr>
        <w:rPr>
          <w:rFonts w:cstheme="minorHAnsi"/>
          <w:sz w:val="24"/>
          <w:szCs w:val="24"/>
          <w:rPrChange w:id="502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proofErr w:type="spellStart"/>
      <w:r w:rsidRPr="00721B85">
        <w:rPr>
          <w:rFonts w:cstheme="minorHAnsi"/>
          <w:sz w:val="24"/>
          <w:szCs w:val="24"/>
          <w:rPrChange w:id="503" w:author="Fabiana Agnes" w:date="2018-12-12T10:42:00Z">
            <w:rPr>
              <w:rFonts w:cstheme="minorHAnsi"/>
              <w:sz w:val="24"/>
              <w:szCs w:val="24"/>
            </w:rPr>
          </w:rPrChange>
        </w:rPr>
        <w:lastRenderedPageBreak/>
        <w:t>Dashboards</w:t>
      </w:r>
      <w:proofErr w:type="spellEnd"/>
      <w:r w:rsidRPr="00721B85">
        <w:rPr>
          <w:rFonts w:cstheme="minorHAnsi"/>
          <w:sz w:val="24"/>
          <w:szCs w:val="24"/>
          <w:rPrChange w:id="504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de supervisor e agente, </w:t>
      </w:r>
      <w:proofErr w:type="spellStart"/>
      <w:r w:rsidRPr="00721B85">
        <w:rPr>
          <w:rFonts w:cstheme="minorHAnsi"/>
          <w:sz w:val="24"/>
          <w:szCs w:val="24"/>
          <w:rPrChange w:id="505" w:author="Fabiana Agnes" w:date="2018-12-12T10:42:00Z">
            <w:rPr>
              <w:rFonts w:cstheme="minorHAnsi"/>
              <w:sz w:val="24"/>
              <w:szCs w:val="24"/>
            </w:rPr>
          </w:rPrChange>
        </w:rPr>
        <w:t>scorecards</w:t>
      </w:r>
      <w:proofErr w:type="spellEnd"/>
      <w:r w:rsidRPr="00721B85">
        <w:rPr>
          <w:rFonts w:cstheme="minorHAnsi"/>
          <w:sz w:val="24"/>
          <w:szCs w:val="24"/>
          <w:rPrChange w:id="506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de agente, planos de ação e atribuição de ações e acompanhamento. </w:t>
      </w:r>
    </w:p>
    <w:p w14:paraId="7B23BA31" w14:textId="1E9C8888" w:rsidR="008D406F" w:rsidRPr="00721B85" w:rsidDel="00721B85" w:rsidRDefault="008D406F" w:rsidP="008D406F">
      <w:pPr>
        <w:rPr>
          <w:del w:id="507" w:author="Fabiana Agnes" w:date="2018-12-12T10:45:00Z"/>
          <w:rFonts w:cstheme="minorHAnsi"/>
          <w:sz w:val="24"/>
          <w:szCs w:val="24"/>
          <w:rPrChange w:id="508" w:author="Fabiana Agnes" w:date="2018-12-12T10:42:00Z">
            <w:rPr>
              <w:del w:id="509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227888E4" w14:textId="052852BF" w:rsidR="008D406F" w:rsidRPr="00721B85" w:rsidRDefault="008D406F" w:rsidP="008D406F">
      <w:pPr>
        <w:rPr>
          <w:rFonts w:cstheme="minorHAnsi"/>
          <w:b/>
          <w:sz w:val="24"/>
          <w:szCs w:val="24"/>
          <w:rPrChange w:id="51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511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Alertar:</w:t>
      </w:r>
    </w:p>
    <w:p w14:paraId="00ED85A6" w14:textId="77777777" w:rsidR="008D406F" w:rsidRPr="00721B85" w:rsidRDefault="008D406F" w:rsidP="008D406F">
      <w:pPr>
        <w:rPr>
          <w:rFonts w:cstheme="minorHAnsi"/>
          <w:sz w:val="24"/>
          <w:szCs w:val="24"/>
          <w:rPrChange w:id="512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513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Alertas e monitoramento em tempo real, próxima melhor ação do agente, mensagens dirigidas por </w:t>
      </w:r>
      <w:proofErr w:type="spellStart"/>
      <w:r w:rsidRPr="00721B85">
        <w:rPr>
          <w:rFonts w:cstheme="minorHAnsi"/>
          <w:sz w:val="24"/>
          <w:szCs w:val="24"/>
          <w:rPrChange w:id="514" w:author="Fabiana Agnes" w:date="2018-12-12T10:42:00Z">
            <w:rPr>
              <w:rFonts w:cstheme="minorHAnsi"/>
              <w:sz w:val="24"/>
              <w:szCs w:val="24"/>
            </w:rPr>
          </w:rPrChange>
        </w:rPr>
        <w:t>API’s</w:t>
      </w:r>
      <w:proofErr w:type="spellEnd"/>
      <w:r w:rsidRPr="00721B85">
        <w:rPr>
          <w:rFonts w:cstheme="minorHAnsi"/>
          <w:sz w:val="24"/>
          <w:szCs w:val="24"/>
          <w:rPrChange w:id="515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. </w:t>
      </w:r>
    </w:p>
    <w:p w14:paraId="5C5FFDAE" w14:textId="762E7CA7" w:rsidR="008D406F" w:rsidRPr="00721B85" w:rsidDel="00721B85" w:rsidRDefault="008D406F" w:rsidP="008D406F">
      <w:pPr>
        <w:rPr>
          <w:del w:id="516" w:author="Fabiana Agnes" w:date="2018-12-12T10:45:00Z"/>
          <w:rFonts w:cstheme="minorHAnsi"/>
          <w:sz w:val="24"/>
          <w:szCs w:val="24"/>
          <w:rPrChange w:id="517" w:author="Fabiana Agnes" w:date="2018-12-12T10:42:00Z">
            <w:rPr>
              <w:del w:id="518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76FB1A89" w14:textId="77777777" w:rsidR="008D406F" w:rsidRPr="00721B85" w:rsidRDefault="008D406F" w:rsidP="008D406F">
      <w:pPr>
        <w:rPr>
          <w:rFonts w:cstheme="minorHAnsi"/>
          <w:b/>
          <w:sz w:val="24"/>
          <w:szCs w:val="24"/>
          <w:rPrChange w:id="519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520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Redigir:</w:t>
      </w:r>
    </w:p>
    <w:p w14:paraId="53FB936A" w14:textId="1A35FFF8" w:rsidR="008D406F" w:rsidRPr="00721B85" w:rsidRDefault="008D406F" w:rsidP="008D406F">
      <w:pPr>
        <w:rPr>
          <w:rFonts w:cstheme="minorHAnsi"/>
          <w:sz w:val="24"/>
          <w:szCs w:val="24"/>
          <w:rPrChange w:id="521" w:author="Fabiana Agnes" w:date="2018-12-12T10:42:00Z">
            <w:rPr>
              <w:rFonts w:cstheme="minorHAnsi"/>
              <w:sz w:val="24"/>
              <w:szCs w:val="24"/>
            </w:rPr>
          </w:rPrChange>
        </w:rPr>
      </w:pPr>
      <w:r w:rsidRPr="00721B85">
        <w:rPr>
          <w:rFonts w:cstheme="minorHAnsi"/>
          <w:sz w:val="24"/>
          <w:szCs w:val="24"/>
          <w:rPrChange w:id="522" w:author="Fabiana Agnes" w:date="2018-12-12T10:42:00Z">
            <w:rPr>
              <w:rFonts w:cstheme="minorHAnsi"/>
              <w:sz w:val="24"/>
              <w:szCs w:val="24"/>
            </w:rPr>
          </w:rPrChange>
        </w:rPr>
        <w:t>Automatização da conformidade PCI (</w:t>
      </w:r>
      <w:proofErr w:type="spellStart"/>
      <w:r w:rsidRPr="00721B85">
        <w:rPr>
          <w:rFonts w:cstheme="minorHAnsi"/>
          <w:sz w:val="24"/>
          <w:szCs w:val="24"/>
          <w:rPrChange w:id="523" w:author="Fabiana Agnes" w:date="2018-12-12T10:42:00Z">
            <w:rPr>
              <w:rFonts w:cstheme="minorHAnsi"/>
              <w:sz w:val="24"/>
              <w:szCs w:val="24"/>
            </w:rPr>
          </w:rPrChange>
        </w:rPr>
        <w:t>Payment</w:t>
      </w:r>
      <w:proofErr w:type="spellEnd"/>
      <w:r w:rsidRPr="00721B85">
        <w:rPr>
          <w:rFonts w:cstheme="minorHAnsi"/>
          <w:sz w:val="24"/>
          <w:szCs w:val="24"/>
          <w:rPrChange w:id="524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</w:t>
      </w:r>
      <w:proofErr w:type="spellStart"/>
      <w:r w:rsidRPr="00721B85">
        <w:rPr>
          <w:rFonts w:cstheme="minorHAnsi"/>
          <w:sz w:val="24"/>
          <w:szCs w:val="24"/>
          <w:rPrChange w:id="525" w:author="Fabiana Agnes" w:date="2018-12-12T10:42:00Z">
            <w:rPr>
              <w:rFonts w:cstheme="minorHAnsi"/>
              <w:sz w:val="24"/>
              <w:szCs w:val="24"/>
            </w:rPr>
          </w:rPrChange>
        </w:rPr>
        <w:t>Card</w:t>
      </w:r>
      <w:proofErr w:type="spellEnd"/>
      <w:r w:rsidRPr="00721B85">
        <w:rPr>
          <w:rFonts w:cstheme="minorHAnsi"/>
          <w:sz w:val="24"/>
          <w:szCs w:val="24"/>
          <w:rPrChange w:id="526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</w:t>
      </w:r>
      <w:proofErr w:type="spellStart"/>
      <w:r w:rsidRPr="00721B85">
        <w:rPr>
          <w:rFonts w:cstheme="minorHAnsi"/>
          <w:sz w:val="24"/>
          <w:szCs w:val="24"/>
          <w:rPrChange w:id="527" w:author="Fabiana Agnes" w:date="2018-12-12T10:42:00Z">
            <w:rPr>
              <w:rFonts w:cstheme="minorHAnsi"/>
              <w:sz w:val="24"/>
              <w:szCs w:val="24"/>
            </w:rPr>
          </w:rPrChange>
        </w:rPr>
        <w:t>Industry</w:t>
      </w:r>
      <w:proofErr w:type="spellEnd"/>
      <w:r w:rsidRPr="00721B85">
        <w:rPr>
          <w:rFonts w:cstheme="minorHAnsi"/>
          <w:sz w:val="24"/>
          <w:szCs w:val="24"/>
          <w:rPrChange w:id="528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) e redação de dados sensíveis de áudio e transcrição. </w:t>
      </w:r>
    </w:p>
    <w:p w14:paraId="6993F2DC" w14:textId="70711C29" w:rsidR="008D406F" w:rsidRPr="00721B85" w:rsidDel="00721B85" w:rsidRDefault="008D406F" w:rsidP="008D406F">
      <w:pPr>
        <w:rPr>
          <w:del w:id="529" w:author="Fabiana Agnes" w:date="2018-12-12T10:45:00Z"/>
          <w:rFonts w:cstheme="minorHAnsi"/>
          <w:sz w:val="24"/>
          <w:szCs w:val="24"/>
          <w:rPrChange w:id="530" w:author="Fabiana Agnes" w:date="2018-12-12T10:42:00Z">
            <w:rPr>
              <w:del w:id="531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24A98CDC" w14:textId="77777777" w:rsidR="008D406F" w:rsidRPr="00721B85" w:rsidRDefault="008D406F" w:rsidP="008D406F">
      <w:pPr>
        <w:rPr>
          <w:rFonts w:cstheme="minorHAnsi"/>
          <w:b/>
          <w:sz w:val="24"/>
          <w:szCs w:val="24"/>
          <w:rPrChange w:id="532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</w:pPr>
      <w:r w:rsidRPr="00721B85">
        <w:rPr>
          <w:rFonts w:cstheme="minorHAnsi"/>
          <w:b/>
          <w:sz w:val="24"/>
          <w:szCs w:val="24"/>
          <w:rPrChange w:id="533" w:author="Fabiana Agnes" w:date="2018-12-12T10:42:00Z">
            <w:rPr>
              <w:rFonts w:cstheme="minorHAnsi"/>
              <w:b/>
              <w:sz w:val="24"/>
              <w:szCs w:val="24"/>
            </w:rPr>
          </w:rPrChange>
        </w:rPr>
        <w:t>API</w:t>
      </w:r>
    </w:p>
    <w:p w14:paraId="00799D18" w14:textId="374A92BA" w:rsidR="008D406F" w:rsidDel="00721B85" w:rsidRDefault="008D406F" w:rsidP="00EA79F6">
      <w:pPr>
        <w:rPr>
          <w:del w:id="534" w:author="Fabiana Agnes" w:date="2018-12-12T10:45:00Z"/>
          <w:rFonts w:cstheme="minorHAnsi"/>
          <w:sz w:val="24"/>
          <w:szCs w:val="24"/>
        </w:rPr>
      </w:pPr>
      <w:r w:rsidRPr="00721B85">
        <w:rPr>
          <w:rFonts w:cstheme="minorHAnsi"/>
          <w:sz w:val="24"/>
          <w:szCs w:val="24"/>
          <w:rPrChange w:id="535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Captura de áudio sem necessidade de um gravador de voz, integração de </w:t>
      </w:r>
      <w:proofErr w:type="spellStart"/>
      <w:r w:rsidRPr="00721B85">
        <w:rPr>
          <w:rFonts w:cstheme="minorHAnsi"/>
          <w:sz w:val="24"/>
          <w:szCs w:val="24"/>
          <w:rPrChange w:id="536" w:author="Fabiana Agnes" w:date="2018-12-12T10:42:00Z">
            <w:rPr>
              <w:rFonts w:cstheme="minorHAnsi"/>
              <w:sz w:val="24"/>
              <w:szCs w:val="24"/>
            </w:rPr>
          </w:rPrChange>
        </w:rPr>
        <w:t>metadados</w:t>
      </w:r>
      <w:proofErr w:type="spellEnd"/>
      <w:r w:rsidRPr="00721B85">
        <w:rPr>
          <w:rFonts w:cstheme="minorHAnsi"/>
          <w:sz w:val="24"/>
          <w:szCs w:val="24"/>
          <w:rPrChange w:id="537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 e </w:t>
      </w:r>
      <w:del w:id="538" w:author="Jéssica Evangelista" w:date="2018-12-06T18:17:00Z">
        <w:r w:rsidRPr="00721B85" w:rsidDel="00412DFC">
          <w:rPr>
            <w:rFonts w:cstheme="minorHAnsi"/>
            <w:sz w:val="24"/>
            <w:szCs w:val="24"/>
            <w:rPrChange w:id="539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delText>integração com sistemas legados existentes</w:delText>
        </w:r>
      </w:del>
      <w:ins w:id="540" w:author="Jéssica Evangelista" w:date="2018-12-06T18:17:00Z">
        <w:r w:rsidR="00412DFC" w:rsidRPr="00721B85">
          <w:rPr>
            <w:rFonts w:cstheme="minorHAnsi"/>
            <w:sz w:val="24"/>
            <w:szCs w:val="24"/>
            <w:rPrChange w:id="541" w:author="Fabiana Agnes" w:date="2018-12-12T10:42:00Z">
              <w:rPr>
                <w:rFonts w:cstheme="minorHAnsi"/>
                <w:sz w:val="24"/>
                <w:szCs w:val="24"/>
              </w:rPr>
            </w:rPrChange>
          </w:rPr>
          <w:t>integrações com sistemas legados existentes</w:t>
        </w:r>
      </w:ins>
      <w:r w:rsidRPr="00721B85">
        <w:rPr>
          <w:rFonts w:cstheme="minorHAnsi"/>
          <w:sz w:val="24"/>
          <w:szCs w:val="24"/>
          <w:rPrChange w:id="542" w:author="Fabiana Agnes" w:date="2018-12-12T10:42:00Z">
            <w:rPr>
              <w:rFonts w:cstheme="minorHAnsi"/>
              <w:sz w:val="24"/>
              <w:szCs w:val="24"/>
            </w:rPr>
          </w:rPrChange>
        </w:rPr>
        <w:t xml:space="preserve">. </w:t>
      </w:r>
    </w:p>
    <w:p w14:paraId="682DF4DC" w14:textId="77777777" w:rsidR="00721B85" w:rsidRPr="00721B85" w:rsidRDefault="00721B85" w:rsidP="008D406F">
      <w:pPr>
        <w:rPr>
          <w:ins w:id="543" w:author="Fabiana Agnes" w:date="2018-12-12T10:45:00Z"/>
          <w:rFonts w:cstheme="minorHAnsi"/>
          <w:sz w:val="24"/>
          <w:szCs w:val="24"/>
          <w:rPrChange w:id="544" w:author="Fabiana Agnes" w:date="2018-12-12T10:42:00Z">
            <w:rPr>
              <w:ins w:id="545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149EFB0E" w14:textId="77777777" w:rsidR="008D406F" w:rsidRPr="00721B85" w:rsidDel="00721B85" w:rsidRDefault="008D406F" w:rsidP="008D406F">
      <w:pPr>
        <w:rPr>
          <w:del w:id="546" w:author="Fabiana Agnes" w:date="2018-12-12T10:45:00Z"/>
          <w:rFonts w:cstheme="minorHAnsi"/>
          <w:sz w:val="24"/>
          <w:szCs w:val="24"/>
          <w:rPrChange w:id="547" w:author="Fabiana Agnes" w:date="2018-12-12T10:42:00Z">
            <w:rPr>
              <w:del w:id="548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1F89854A" w14:textId="77777777" w:rsidR="00161224" w:rsidRPr="00721B85" w:rsidDel="00721B85" w:rsidRDefault="00161224" w:rsidP="00EA79F6">
      <w:pPr>
        <w:rPr>
          <w:del w:id="549" w:author="Fabiana Agnes" w:date="2018-12-12T10:45:00Z"/>
          <w:rFonts w:cstheme="minorHAnsi"/>
          <w:sz w:val="24"/>
          <w:szCs w:val="24"/>
          <w:rPrChange w:id="550" w:author="Fabiana Agnes" w:date="2018-12-12T10:42:00Z">
            <w:rPr>
              <w:del w:id="551" w:author="Fabiana Agnes" w:date="2018-12-12T10:45:00Z"/>
              <w:rFonts w:cstheme="minorHAnsi"/>
              <w:sz w:val="24"/>
              <w:szCs w:val="24"/>
            </w:rPr>
          </w:rPrChange>
        </w:rPr>
      </w:pPr>
    </w:p>
    <w:p w14:paraId="79CB2FF6" w14:textId="0DF3812B" w:rsidR="00161224" w:rsidRPr="00721B85" w:rsidRDefault="00161224" w:rsidP="00EA79F6">
      <w:pPr>
        <w:rPr>
          <w:rPrChange w:id="552" w:author="Fabiana Agnes" w:date="2018-12-12T10:42:00Z">
            <w:rPr/>
          </w:rPrChange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553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  <w:highlight w:val="yellow"/>
            </w:rPr>
          </w:rPrChange>
        </w:rPr>
        <w:t>CLIENTES</w:t>
      </w:r>
      <w:del w:id="554" w:author="Fabiana Agnes" w:date="2018-12-12T10:45:00Z">
        <w:r w:rsidR="008D406F" w:rsidRPr="00721B85" w:rsidDel="00721B85">
          <w:rPr>
            <w:rFonts w:cstheme="minorHAnsi"/>
            <w:b/>
            <w:color w:val="548DD4" w:themeColor="text2" w:themeTint="99"/>
            <w:sz w:val="32"/>
            <w:szCs w:val="32"/>
            <w:rPrChange w:id="555" w:author="Fabiana Agnes" w:date="2018-12-12T10:42:00Z">
              <w:rPr>
                <w:rFonts w:cstheme="minorHAnsi"/>
                <w:b/>
                <w:color w:val="548DD4" w:themeColor="text2" w:themeTint="99"/>
                <w:sz w:val="32"/>
                <w:szCs w:val="32"/>
                <w:highlight w:val="yellow"/>
              </w:rPr>
            </w:rPrChange>
          </w:rPr>
          <w:delText>/CASES</w:delText>
        </w:r>
        <w:r w:rsidR="008D406F" w:rsidRPr="00721B85" w:rsidDel="00721B85">
          <w:rPr>
            <w:rFonts w:cstheme="minorHAnsi"/>
            <w:b/>
            <w:color w:val="548DD4" w:themeColor="text2" w:themeTint="99"/>
            <w:sz w:val="32"/>
            <w:szCs w:val="32"/>
          </w:rPr>
          <w:delText xml:space="preserve"> </w:delText>
        </w:r>
        <w:r w:rsidR="008D406F" w:rsidRPr="00721B85" w:rsidDel="00721B85">
          <w:rPr>
            <w:rFonts w:cstheme="minorHAnsi"/>
            <w:color w:val="FF0000"/>
            <w:sz w:val="32"/>
            <w:szCs w:val="32"/>
            <w:u w:val="single"/>
            <w:rPrChange w:id="556" w:author="Fabiana Agnes" w:date="2018-12-12T10:42:00Z">
              <w:rPr>
                <w:rFonts w:cstheme="minorHAnsi"/>
                <w:color w:val="FF0000"/>
                <w:sz w:val="32"/>
                <w:szCs w:val="32"/>
                <w:u w:val="single"/>
              </w:rPr>
            </w:rPrChange>
          </w:rPr>
          <w:delText>(ppt indica ajustes)</w:delText>
        </w:r>
      </w:del>
      <w:r w:rsidRPr="00721B85">
        <w:rPr>
          <w:rPrChange w:id="557" w:author="Fabiana Agnes" w:date="2018-12-12T10:42:00Z">
            <w:rPr/>
          </w:rPrChange>
        </w:rPr>
        <w:br/>
      </w:r>
      <w:del w:id="558" w:author="Fabiana Agnes" w:date="2018-12-12T10:45:00Z">
        <w:r w:rsidRPr="00721B85" w:rsidDel="00721B85">
          <w:rPr>
            <w:rPrChange w:id="559" w:author="Fabiana Agnes" w:date="2018-12-12T10:42:00Z">
              <w:rPr/>
            </w:rPrChange>
          </w:rPr>
          <w:delText>*Cases – criar portfolio (link futuro)</w:delText>
        </w:r>
      </w:del>
    </w:p>
    <w:p w14:paraId="4DCC02F6" w14:textId="77777777" w:rsidR="00161224" w:rsidRPr="00721B85" w:rsidRDefault="00161224" w:rsidP="00EA79F6">
      <w:pPr>
        <w:rPr>
          <w:rFonts w:cstheme="minorHAnsi"/>
          <w:sz w:val="24"/>
          <w:szCs w:val="24"/>
          <w:rPrChange w:id="560" w:author="Fabiana Agnes" w:date="2018-12-12T10:42:00Z">
            <w:rPr>
              <w:rFonts w:cstheme="minorHAnsi"/>
              <w:sz w:val="24"/>
              <w:szCs w:val="24"/>
            </w:rPr>
          </w:rPrChange>
        </w:rPr>
      </w:pPr>
    </w:p>
    <w:p w14:paraId="50D4EA58" w14:textId="1F7210D4" w:rsidR="001B4FC4" w:rsidRPr="00161224" w:rsidRDefault="0016737E" w:rsidP="00161224">
      <w:pPr>
        <w:rPr>
          <w:rFonts w:cstheme="minorHAnsi"/>
          <w:b/>
          <w:sz w:val="24"/>
          <w:szCs w:val="24"/>
        </w:rPr>
      </w:pPr>
      <w:r w:rsidRPr="00721B85">
        <w:rPr>
          <w:rFonts w:cstheme="minorHAnsi"/>
          <w:b/>
          <w:color w:val="548DD4" w:themeColor="text2" w:themeTint="99"/>
          <w:sz w:val="32"/>
          <w:szCs w:val="32"/>
          <w:rPrChange w:id="561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>CONTATO</w:t>
      </w:r>
      <w:proofErr w:type="gramStart"/>
      <w:r w:rsidRPr="00721B85">
        <w:rPr>
          <w:rFonts w:cstheme="minorHAnsi"/>
          <w:b/>
          <w:color w:val="548DD4" w:themeColor="text2" w:themeTint="99"/>
          <w:sz w:val="32"/>
          <w:szCs w:val="32"/>
          <w:rPrChange w:id="562" w:author="Fabiana Agnes" w:date="2018-12-12T10:42:00Z">
            <w:rPr>
              <w:rFonts w:cstheme="minorHAnsi"/>
              <w:b/>
              <w:color w:val="548DD4" w:themeColor="text2" w:themeTint="99"/>
              <w:sz w:val="32"/>
              <w:szCs w:val="32"/>
            </w:rPr>
          </w:rPrChange>
        </w:rPr>
        <w:t xml:space="preserve"> </w:t>
      </w:r>
      <w:r w:rsidR="00B44BE8" w:rsidRPr="00721B85">
        <w:rPr>
          <w:rFonts w:cstheme="minorHAnsi"/>
          <w:b/>
          <w:color w:val="548DD4" w:themeColor="text2" w:themeTint="99"/>
          <w:sz w:val="24"/>
          <w:szCs w:val="24"/>
          <w:rPrChange w:id="563" w:author="Fabiana Agnes" w:date="2018-12-12T10:42:00Z">
            <w:rPr>
              <w:rFonts w:cstheme="minorHAnsi"/>
              <w:b/>
              <w:color w:val="548DD4" w:themeColor="text2" w:themeTint="99"/>
              <w:sz w:val="24"/>
              <w:szCs w:val="24"/>
            </w:rPr>
          </w:rPrChange>
        </w:rPr>
        <w:t xml:space="preserve"> </w:t>
      </w:r>
      <w:bookmarkStart w:id="564" w:name="_GoBack"/>
      <w:bookmarkEnd w:id="564"/>
      <w:proofErr w:type="gramEnd"/>
      <w:r w:rsidR="00B32171" w:rsidRPr="00721B85">
        <w:rPr>
          <w:rFonts w:cstheme="minorHAnsi"/>
          <w:sz w:val="24"/>
          <w:szCs w:val="24"/>
          <w:rPrChange w:id="565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  <w:t>Nome:</w:t>
      </w:r>
      <w:r w:rsidR="00B32171" w:rsidRPr="00721B85">
        <w:rPr>
          <w:rFonts w:cstheme="minorHAnsi"/>
          <w:sz w:val="24"/>
          <w:szCs w:val="24"/>
          <w:rPrChange w:id="566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  <w:t>E-mail:</w:t>
      </w:r>
      <w:r w:rsidR="00B32171" w:rsidRPr="00721B85">
        <w:rPr>
          <w:rFonts w:cstheme="minorHAnsi"/>
          <w:sz w:val="24"/>
          <w:szCs w:val="24"/>
          <w:rPrChange w:id="567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  <w:t>Assunto:</w:t>
      </w:r>
      <w:r w:rsidR="00B32171" w:rsidRPr="00721B85">
        <w:rPr>
          <w:rFonts w:cstheme="minorHAnsi"/>
          <w:sz w:val="24"/>
          <w:szCs w:val="24"/>
          <w:rPrChange w:id="568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  <w:t>Mensagem:</w:t>
      </w:r>
      <w:r w:rsidR="00753669" w:rsidRPr="00721B85">
        <w:rPr>
          <w:rFonts w:cstheme="minorHAnsi"/>
          <w:sz w:val="24"/>
          <w:szCs w:val="24"/>
          <w:rPrChange w:id="569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</w:r>
      <w:r w:rsidR="00B32171" w:rsidRPr="00721B85">
        <w:rPr>
          <w:rFonts w:cstheme="minorHAnsi"/>
          <w:sz w:val="24"/>
          <w:szCs w:val="24"/>
          <w:rPrChange w:id="570" w:author="Fabiana Agnes" w:date="2018-12-12T10:42:00Z">
            <w:rPr>
              <w:rFonts w:cstheme="minorHAnsi"/>
              <w:sz w:val="24"/>
              <w:szCs w:val="24"/>
            </w:rPr>
          </w:rPrChange>
        </w:rPr>
        <w:br/>
        <w:t>- LOCALIZAÇÃO (API GOOGLE)</w:t>
      </w:r>
    </w:p>
    <w:sectPr w:rsidR="001B4FC4" w:rsidRPr="001612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626A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626A23" w16cid:durableId="1F90357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21CA07" w14:textId="77777777" w:rsidR="00D840B9" w:rsidRDefault="00D840B9" w:rsidP="009B1C1B">
      <w:pPr>
        <w:spacing w:after="0" w:line="240" w:lineRule="auto"/>
      </w:pPr>
      <w:r>
        <w:separator/>
      </w:r>
    </w:p>
  </w:endnote>
  <w:endnote w:type="continuationSeparator" w:id="0">
    <w:p w14:paraId="15D42FE3" w14:textId="77777777" w:rsidR="00D840B9" w:rsidRDefault="00D840B9" w:rsidP="009B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BCADE" w14:textId="77777777" w:rsidR="00D840B9" w:rsidRDefault="00D840B9" w:rsidP="009B1C1B">
      <w:pPr>
        <w:spacing w:after="0" w:line="240" w:lineRule="auto"/>
      </w:pPr>
      <w:r>
        <w:separator/>
      </w:r>
    </w:p>
  </w:footnote>
  <w:footnote w:type="continuationSeparator" w:id="0">
    <w:p w14:paraId="33CACBD9" w14:textId="77777777" w:rsidR="00D840B9" w:rsidRDefault="00D840B9" w:rsidP="009B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71821"/>
    <w:multiLevelType w:val="hybridMultilevel"/>
    <w:tmpl w:val="E2FC8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A2FE3"/>
    <w:multiLevelType w:val="hybridMultilevel"/>
    <w:tmpl w:val="07E4347C"/>
    <w:lvl w:ilvl="0" w:tplc="FF422EC0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C0CA9"/>
    <w:multiLevelType w:val="hybridMultilevel"/>
    <w:tmpl w:val="AAB6A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0055E6"/>
    <w:multiLevelType w:val="multilevel"/>
    <w:tmpl w:val="4834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1B4A2B"/>
    <w:multiLevelType w:val="hybridMultilevel"/>
    <w:tmpl w:val="5FA0E8E2"/>
    <w:lvl w:ilvl="0" w:tplc="88C0BA3E">
      <w:start w:val="3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F066DD"/>
    <w:multiLevelType w:val="hybridMultilevel"/>
    <w:tmpl w:val="FD2C08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D40A0E"/>
    <w:multiLevelType w:val="hybridMultilevel"/>
    <w:tmpl w:val="09E605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DF0D19"/>
    <w:multiLevelType w:val="hybridMultilevel"/>
    <w:tmpl w:val="3BB84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236EE0"/>
    <w:multiLevelType w:val="hybridMultilevel"/>
    <w:tmpl w:val="53E4E706"/>
    <w:lvl w:ilvl="0" w:tplc="886888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F4C8E"/>
    <w:multiLevelType w:val="hybridMultilevel"/>
    <w:tmpl w:val="36B670FA"/>
    <w:lvl w:ilvl="0" w:tplc="C8E453E6">
      <w:start w:val="1"/>
      <w:numFmt w:val="upperLetter"/>
      <w:lvlText w:val="%1)"/>
      <w:lvlJc w:val="left"/>
      <w:pPr>
        <w:ind w:left="720" w:hanging="360"/>
      </w:pPr>
      <w:rPr>
        <w:rFonts w:hint="default"/>
        <w:color w:val="4141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A5049"/>
    <w:multiLevelType w:val="hybridMultilevel"/>
    <w:tmpl w:val="A7088AF2"/>
    <w:lvl w:ilvl="0" w:tplc="58B0B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4466FB"/>
    <w:multiLevelType w:val="hybridMultilevel"/>
    <w:tmpl w:val="10ECA7DA"/>
    <w:lvl w:ilvl="0" w:tplc="1506E9A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4141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8C52BB"/>
    <w:multiLevelType w:val="hybridMultilevel"/>
    <w:tmpl w:val="A23A3A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247417"/>
    <w:multiLevelType w:val="hybridMultilevel"/>
    <w:tmpl w:val="AE28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B401F5"/>
    <w:multiLevelType w:val="hybridMultilevel"/>
    <w:tmpl w:val="6116F5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B13E2A"/>
    <w:multiLevelType w:val="multilevel"/>
    <w:tmpl w:val="35D8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976694"/>
    <w:multiLevelType w:val="hybridMultilevel"/>
    <w:tmpl w:val="2F54FB5C"/>
    <w:lvl w:ilvl="0" w:tplc="90E62ECA">
      <w:start w:val="1"/>
      <w:numFmt w:val="lowerLetter"/>
      <w:lvlText w:val="%1)"/>
      <w:lvlJc w:val="left"/>
      <w:pPr>
        <w:ind w:left="64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07D44"/>
    <w:multiLevelType w:val="hybridMultilevel"/>
    <w:tmpl w:val="09E605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4D6847"/>
    <w:multiLevelType w:val="hybridMultilevel"/>
    <w:tmpl w:val="74A0B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69B368F"/>
    <w:multiLevelType w:val="hybridMultilevel"/>
    <w:tmpl w:val="892A9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BD30A0"/>
    <w:multiLevelType w:val="multilevel"/>
    <w:tmpl w:val="5670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9DC2394"/>
    <w:multiLevelType w:val="hybridMultilevel"/>
    <w:tmpl w:val="ADB44E50"/>
    <w:lvl w:ilvl="0" w:tplc="2C563B9E">
      <w:start w:val="3"/>
      <w:numFmt w:val="upperLetter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0E1BD3"/>
    <w:multiLevelType w:val="hybridMultilevel"/>
    <w:tmpl w:val="29203F1A"/>
    <w:lvl w:ilvl="0" w:tplc="9CF4E404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BD46115"/>
    <w:multiLevelType w:val="hybridMultilevel"/>
    <w:tmpl w:val="F5DCBA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66219A"/>
    <w:multiLevelType w:val="hybridMultilevel"/>
    <w:tmpl w:val="07E4347C"/>
    <w:lvl w:ilvl="0" w:tplc="FF422EC0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A239E2"/>
    <w:multiLevelType w:val="hybridMultilevel"/>
    <w:tmpl w:val="897E10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F878D7"/>
    <w:multiLevelType w:val="hybridMultilevel"/>
    <w:tmpl w:val="3142F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16"/>
  </w:num>
  <w:num w:numId="5">
    <w:abstractNumId w:val="19"/>
  </w:num>
  <w:num w:numId="6">
    <w:abstractNumId w:val="22"/>
  </w:num>
  <w:num w:numId="7">
    <w:abstractNumId w:val="6"/>
  </w:num>
  <w:num w:numId="8">
    <w:abstractNumId w:val="10"/>
  </w:num>
  <w:num w:numId="9">
    <w:abstractNumId w:val="17"/>
  </w:num>
  <w:num w:numId="10">
    <w:abstractNumId w:val="4"/>
  </w:num>
  <w:num w:numId="11">
    <w:abstractNumId w:val="21"/>
  </w:num>
  <w:num w:numId="12">
    <w:abstractNumId w:val="14"/>
  </w:num>
  <w:num w:numId="13">
    <w:abstractNumId w:val="9"/>
  </w:num>
  <w:num w:numId="14">
    <w:abstractNumId w:val="18"/>
  </w:num>
  <w:num w:numId="15">
    <w:abstractNumId w:val="7"/>
  </w:num>
  <w:num w:numId="16">
    <w:abstractNumId w:val="13"/>
  </w:num>
  <w:num w:numId="17">
    <w:abstractNumId w:val="11"/>
  </w:num>
  <w:num w:numId="18">
    <w:abstractNumId w:val="20"/>
  </w:num>
  <w:num w:numId="19">
    <w:abstractNumId w:val="3"/>
  </w:num>
  <w:num w:numId="20">
    <w:abstractNumId w:val="15"/>
  </w:num>
  <w:num w:numId="21">
    <w:abstractNumId w:val="0"/>
  </w:num>
  <w:num w:numId="22">
    <w:abstractNumId w:val="24"/>
  </w:num>
  <w:num w:numId="23">
    <w:abstractNumId w:val="1"/>
  </w:num>
  <w:num w:numId="24">
    <w:abstractNumId w:val="2"/>
  </w:num>
  <w:num w:numId="25">
    <w:abstractNumId w:val="26"/>
  </w:num>
  <w:num w:numId="26">
    <w:abstractNumId w:val="23"/>
  </w:num>
  <w:num w:numId="27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uário do Microsoft Office">
    <w15:presenceInfo w15:providerId="None" w15:userId="Usuário do Microsoft Offi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revisionView w:markup="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37E"/>
    <w:rsid w:val="00020B78"/>
    <w:rsid w:val="00045E4D"/>
    <w:rsid w:val="00081D2D"/>
    <w:rsid w:val="000B1BA4"/>
    <w:rsid w:val="000D0E2D"/>
    <w:rsid w:val="000D307B"/>
    <w:rsid w:val="0010156E"/>
    <w:rsid w:val="00126B59"/>
    <w:rsid w:val="001515FC"/>
    <w:rsid w:val="0015450B"/>
    <w:rsid w:val="00161224"/>
    <w:rsid w:val="0016737E"/>
    <w:rsid w:val="001A7D7C"/>
    <w:rsid w:val="001B1B83"/>
    <w:rsid w:val="001B3758"/>
    <w:rsid w:val="001B4FC4"/>
    <w:rsid w:val="001D072D"/>
    <w:rsid w:val="001E0878"/>
    <w:rsid w:val="00202D0A"/>
    <w:rsid w:val="00204E41"/>
    <w:rsid w:val="002103B0"/>
    <w:rsid w:val="00213B14"/>
    <w:rsid w:val="00236A0F"/>
    <w:rsid w:val="002565EF"/>
    <w:rsid w:val="00271778"/>
    <w:rsid w:val="00273A88"/>
    <w:rsid w:val="00282522"/>
    <w:rsid w:val="00292FE6"/>
    <w:rsid w:val="00297D9A"/>
    <w:rsid w:val="002B0094"/>
    <w:rsid w:val="002B4581"/>
    <w:rsid w:val="002B4ED7"/>
    <w:rsid w:val="002C4BC4"/>
    <w:rsid w:val="002C4DD7"/>
    <w:rsid w:val="002D604C"/>
    <w:rsid w:val="002E6F66"/>
    <w:rsid w:val="002F334F"/>
    <w:rsid w:val="00325B8F"/>
    <w:rsid w:val="00354179"/>
    <w:rsid w:val="00380EB4"/>
    <w:rsid w:val="003C7E25"/>
    <w:rsid w:val="003F1280"/>
    <w:rsid w:val="003F3F3D"/>
    <w:rsid w:val="003F5E6F"/>
    <w:rsid w:val="0040325A"/>
    <w:rsid w:val="0040675A"/>
    <w:rsid w:val="00412DFC"/>
    <w:rsid w:val="0044784D"/>
    <w:rsid w:val="00452D52"/>
    <w:rsid w:val="00461B8C"/>
    <w:rsid w:val="00461E29"/>
    <w:rsid w:val="00463EFE"/>
    <w:rsid w:val="00466D24"/>
    <w:rsid w:val="00495556"/>
    <w:rsid w:val="00497278"/>
    <w:rsid w:val="004B4B14"/>
    <w:rsid w:val="004C4D47"/>
    <w:rsid w:val="004C53B3"/>
    <w:rsid w:val="004C7481"/>
    <w:rsid w:val="004E4855"/>
    <w:rsid w:val="00504EA3"/>
    <w:rsid w:val="0054086F"/>
    <w:rsid w:val="005512D1"/>
    <w:rsid w:val="0057065C"/>
    <w:rsid w:val="00576F74"/>
    <w:rsid w:val="005915DE"/>
    <w:rsid w:val="00596A46"/>
    <w:rsid w:val="005B1017"/>
    <w:rsid w:val="005B3F33"/>
    <w:rsid w:val="005B635D"/>
    <w:rsid w:val="005C17B5"/>
    <w:rsid w:val="006317E1"/>
    <w:rsid w:val="00633706"/>
    <w:rsid w:val="006427CD"/>
    <w:rsid w:val="00665C72"/>
    <w:rsid w:val="00697CEC"/>
    <w:rsid w:val="006E2610"/>
    <w:rsid w:val="006F0DB8"/>
    <w:rsid w:val="00702611"/>
    <w:rsid w:val="00721B85"/>
    <w:rsid w:val="007226EB"/>
    <w:rsid w:val="007319EF"/>
    <w:rsid w:val="00736054"/>
    <w:rsid w:val="007425E9"/>
    <w:rsid w:val="00753669"/>
    <w:rsid w:val="0075441A"/>
    <w:rsid w:val="0075689C"/>
    <w:rsid w:val="00761CD2"/>
    <w:rsid w:val="007823B4"/>
    <w:rsid w:val="007C63DE"/>
    <w:rsid w:val="007C7A8A"/>
    <w:rsid w:val="007D594B"/>
    <w:rsid w:val="007E2601"/>
    <w:rsid w:val="007E7318"/>
    <w:rsid w:val="00816972"/>
    <w:rsid w:val="008271E6"/>
    <w:rsid w:val="0086136B"/>
    <w:rsid w:val="008822EA"/>
    <w:rsid w:val="00891B0E"/>
    <w:rsid w:val="008D406F"/>
    <w:rsid w:val="008D6C7C"/>
    <w:rsid w:val="009178EC"/>
    <w:rsid w:val="0092287D"/>
    <w:rsid w:val="009A15C4"/>
    <w:rsid w:val="009B1C1B"/>
    <w:rsid w:val="009C0A38"/>
    <w:rsid w:val="009F53CF"/>
    <w:rsid w:val="009F771D"/>
    <w:rsid w:val="00A05A1A"/>
    <w:rsid w:val="00A16271"/>
    <w:rsid w:val="00A26BF4"/>
    <w:rsid w:val="00A3625D"/>
    <w:rsid w:val="00A528CC"/>
    <w:rsid w:val="00AA6509"/>
    <w:rsid w:val="00AB1506"/>
    <w:rsid w:val="00AC59C0"/>
    <w:rsid w:val="00AD6637"/>
    <w:rsid w:val="00AE18A4"/>
    <w:rsid w:val="00AE7A25"/>
    <w:rsid w:val="00AF06A3"/>
    <w:rsid w:val="00AF2BF4"/>
    <w:rsid w:val="00B0746C"/>
    <w:rsid w:val="00B16843"/>
    <w:rsid w:val="00B17BAA"/>
    <w:rsid w:val="00B32171"/>
    <w:rsid w:val="00B44BE8"/>
    <w:rsid w:val="00B50F9C"/>
    <w:rsid w:val="00BE2E7C"/>
    <w:rsid w:val="00BE60C3"/>
    <w:rsid w:val="00BF44AD"/>
    <w:rsid w:val="00BF44BD"/>
    <w:rsid w:val="00BF5AB6"/>
    <w:rsid w:val="00C540DF"/>
    <w:rsid w:val="00C63DCA"/>
    <w:rsid w:val="00C81933"/>
    <w:rsid w:val="00CB4639"/>
    <w:rsid w:val="00CC7FA8"/>
    <w:rsid w:val="00CD3510"/>
    <w:rsid w:val="00CE0DEC"/>
    <w:rsid w:val="00CE36DE"/>
    <w:rsid w:val="00CE3758"/>
    <w:rsid w:val="00CF4F4F"/>
    <w:rsid w:val="00CF5160"/>
    <w:rsid w:val="00D12556"/>
    <w:rsid w:val="00D220AC"/>
    <w:rsid w:val="00D31304"/>
    <w:rsid w:val="00D51E9F"/>
    <w:rsid w:val="00D725FC"/>
    <w:rsid w:val="00D759D3"/>
    <w:rsid w:val="00D840B9"/>
    <w:rsid w:val="00D86FD9"/>
    <w:rsid w:val="00DD3775"/>
    <w:rsid w:val="00DF4C13"/>
    <w:rsid w:val="00E05F16"/>
    <w:rsid w:val="00E10301"/>
    <w:rsid w:val="00E17554"/>
    <w:rsid w:val="00E5163F"/>
    <w:rsid w:val="00E67189"/>
    <w:rsid w:val="00E76B72"/>
    <w:rsid w:val="00EA738A"/>
    <w:rsid w:val="00EA782D"/>
    <w:rsid w:val="00EA79F6"/>
    <w:rsid w:val="00EB757A"/>
    <w:rsid w:val="00F02992"/>
    <w:rsid w:val="00F04B12"/>
    <w:rsid w:val="00F231B1"/>
    <w:rsid w:val="00F24E1A"/>
    <w:rsid w:val="00F27519"/>
    <w:rsid w:val="00F32825"/>
    <w:rsid w:val="00F7306D"/>
    <w:rsid w:val="00F76C32"/>
    <w:rsid w:val="00F76CDB"/>
    <w:rsid w:val="00F848D9"/>
    <w:rsid w:val="00F85CB2"/>
    <w:rsid w:val="00F90EBF"/>
    <w:rsid w:val="00FC4681"/>
    <w:rsid w:val="00FD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4B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737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54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40DF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BE60C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E60C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E60C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E60C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E60C3"/>
    <w:rPr>
      <w:b/>
      <w:bCs/>
      <w:sz w:val="20"/>
      <w:szCs w:val="20"/>
    </w:rPr>
  </w:style>
  <w:style w:type="paragraph" w:styleId="SemEspaamento">
    <w:name w:val="No Spacing"/>
    <w:uiPriority w:val="1"/>
    <w:qFormat/>
    <w:rsid w:val="00D31304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697C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82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avc-list-desc">
    <w:name w:val="uavc-list-desc"/>
    <w:basedOn w:val="Fontepargpadro"/>
    <w:rsid w:val="00282522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825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8252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oximanovas-semibold">
    <w:name w:val="proximanovas-semibold"/>
    <w:basedOn w:val="Fontepargpadro"/>
    <w:rsid w:val="001B3758"/>
  </w:style>
  <w:style w:type="character" w:customStyle="1" w:styleId="proximanovas-light">
    <w:name w:val="proximanovas-light"/>
    <w:basedOn w:val="Fontepargpadro"/>
    <w:rsid w:val="001B3758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B1C1B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B1C1B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B1C1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9228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287D"/>
  </w:style>
  <w:style w:type="paragraph" w:styleId="Rodap">
    <w:name w:val="footer"/>
    <w:basedOn w:val="Normal"/>
    <w:link w:val="RodapChar"/>
    <w:uiPriority w:val="99"/>
    <w:unhideWhenUsed/>
    <w:rsid w:val="009228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287D"/>
  </w:style>
  <w:style w:type="paragraph" w:styleId="Reviso">
    <w:name w:val="Revision"/>
    <w:hidden/>
    <w:uiPriority w:val="99"/>
    <w:semiHidden/>
    <w:rsid w:val="00F2751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737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54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40DF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BE60C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E60C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E60C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E60C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E60C3"/>
    <w:rPr>
      <w:b/>
      <w:bCs/>
      <w:sz w:val="20"/>
      <w:szCs w:val="20"/>
    </w:rPr>
  </w:style>
  <w:style w:type="paragraph" w:styleId="SemEspaamento">
    <w:name w:val="No Spacing"/>
    <w:uiPriority w:val="1"/>
    <w:qFormat/>
    <w:rsid w:val="00D31304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697C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82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avc-list-desc">
    <w:name w:val="uavc-list-desc"/>
    <w:basedOn w:val="Fontepargpadro"/>
    <w:rsid w:val="00282522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825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8252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oximanovas-semibold">
    <w:name w:val="proximanovas-semibold"/>
    <w:basedOn w:val="Fontepargpadro"/>
    <w:rsid w:val="001B3758"/>
  </w:style>
  <w:style w:type="character" w:customStyle="1" w:styleId="proximanovas-light">
    <w:name w:val="proximanovas-light"/>
    <w:basedOn w:val="Fontepargpadro"/>
    <w:rsid w:val="001B3758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B1C1B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B1C1B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B1C1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9228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287D"/>
  </w:style>
  <w:style w:type="paragraph" w:styleId="Rodap">
    <w:name w:val="footer"/>
    <w:basedOn w:val="Normal"/>
    <w:link w:val="RodapChar"/>
    <w:uiPriority w:val="99"/>
    <w:unhideWhenUsed/>
    <w:rsid w:val="009228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287D"/>
  </w:style>
  <w:style w:type="paragraph" w:styleId="Reviso">
    <w:name w:val="Revision"/>
    <w:hidden/>
    <w:uiPriority w:val="99"/>
    <w:semiHidden/>
    <w:rsid w:val="00F2751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8794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0364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7812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4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0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2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161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74986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759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8567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669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59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681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543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9312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9822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218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1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436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40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16/09/relationships/commentsIds" Target="commentsId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3C3F85-2F43-4452-8C3C-6CF15D33A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1344</Words>
  <Characters>7259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Jéssica Evangelista</dc:creator>
  <cp:lastModifiedBy>Fabiana Agnes</cp:lastModifiedBy>
  <cp:revision>2</cp:revision>
  <dcterms:created xsi:type="dcterms:W3CDTF">2018-12-12T12:45:00Z</dcterms:created>
  <dcterms:modified xsi:type="dcterms:W3CDTF">2018-12-12T12:45:00Z</dcterms:modified>
</cp:coreProperties>
</file>